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6EA3C" w14:textId="213DFB93" w:rsidR="00307ED9" w:rsidRPr="00307ED9" w:rsidRDefault="00307ED9" w:rsidP="00307ED9">
      <w:pPr>
        <w:bidi/>
        <w:rPr>
          <w:rFonts w:cs="B Nazanin"/>
          <w:b/>
          <w:bCs/>
        </w:rPr>
      </w:pPr>
      <w:r w:rsidRPr="00307ED9">
        <w:rPr>
          <w:rFonts w:ascii="Times New Roman" w:eastAsia="Calibri" w:hAnsi="Times New Roman" w:cs="B Nazanin" w:hint="cs"/>
          <w:noProof/>
          <w:kern w:val="0"/>
          <w:szCs w:val="28"/>
          <w:rtl/>
          <w14:ligatures w14:val="none"/>
        </w:rPr>
        <w:drawing>
          <wp:anchor distT="0" distB="0" distL="114300" distR="114300" simplePos="0" relativeHeight="251671552" behindDoc="1" locked="0" layoutInCell="1" allowOverlap="1" wp14:anchorId="61E8EAC7" wp14:editId="0B53219E">
            <wp:simplePos x="0" y="0"/>
            <wp:positionH relativeFrom="column">
              <wp:posOffset>2446020</wp:posOffset>
            </wp:positionH>
            <wp:positionV relativeFrom="paragraph">
              <wp:posOffset>53340</wp:posOffset>
            </wp:positionV>
            <wp:extent cx="1135380" cy="1127760"/>
            <wp:effectExtent l="0" t="0" r="7620" b="0"/>
            <wp:wrapTight wrapText="bothSides">
              <wp:wrapPolygon edited="0">
                <wp:start x="6886" y="0"/>
                <wp:lineTo x="5436" y="730"/>
                <wp:lineTo x="1812" y="5108"/>
                <wp:lineTo x="1812" y="8757"/>
                <wp:lineTo x="2899" y="11676"/>
                <wp:lineTo x="4349" y="11676"/>
                <wp:lineTo x="4349" y="13500"/>
                <wp:lineTo x="7248" y="17514"/>
                <wp:lineTo x="0" y="18243"/>
                <wp:lineTo x="0" y="21162"/>
                <wp:lineTo x="3624" y="21162"/>
                <wp:lineTo x="11597" y="21162"/>
                <wp:lineTo x="21383" y="20797"/>
                <wp:lineTo x="21383" y="19338"/>
                <wp:lineTo x="21020" y="17514"/>
                <wp:lineTo x="17034" y="11676"/>
                <wp:lineTo x="18483" y="11676"/>
                <wp:lineTo x="19933" y="8027"/>
                <wp:lineTo x="19570" y="5473"/>
                <wp:lineTo x="15946" y="730"/>
                <wp:lineTo x="14859" y="0"/>
                <wp:lineTo x="6886"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5380" cy="1127760"/>
                    </a:xfrm>
                    <a:prstGeom prst="rect">
                      <a:avLst/>
                    </a:prstGeom>
                    <a:noFill/>
                  </pic:spPr>
                </pic:pic>
              </a:graphicData>
            </a:graphic>
            <wp14:sizeRelH relativeFrom="page">
              <wp14:pctWidth>0</wp14:pctWidth>
            </wp14:sizeRelH>
            <wp14:sizeRelV relativeFrom="page">
              <wp14:pctHeight>0</wp14:pctHeight>
            </wp14:sizeRelV>
          </wp:anchor>
        </w:drawing>
      </w:r>
    </w:p>
    <w:p w14:paraId="122E9045" w14:textId="77777777" w:rsidR="00307ED9" w:rsidRPr="00307ED9" w:rsidRDefault="00307ED9" w:rsidP="00307ED9">
      <w:pPr>
        <w:bidi/>
        <w:rPr>
          <w:rFonts w:cs="B Nazanin"/>
          <w:b/>
          <w:bCs/>
        </w:rPr>
      </w:pPr>
    </w:p>
    <w:p w14:paraId="74BE9975" w14:textId="77777777" w:rsidR="00307ED9" w:rsidRPr="00307ED9" w:rsidRDefault="00307ED9" w:rsidP="00307ED9">
      <w:pPr>
        <w:bidi/>
        <w:rPr>
          <w:rFonts w:cs="B Nazanin"/>
          <w:b/>
          <w:bCs/>
        </w:rPr>
      </w:pPr>
    </w:p>
    <w:p w14:paraId="0566765E" w14:textId="77777777" w:rsidR="00307ED9" w:rsidRPr="00307ED9" w:rsidRDefault="00307ED9" w:rsidP="00307ED9">
      <w:pPr>
        <w:bidi/>
        <w:rPr>
          <w:rFonts w:cs="B Nazanin"/>
          <w:b/>
          <w:bCs/>
        </w:rPr>
      </w:pPr>
    </w:p>
    <w:p w14:paraId="04C599EC" w14:textId="77777777" w:rsidR="00307ED9" w:rsidRPr="00307ED9" w:rsidRDefault="00307ED9" w:rsidP="00307ED9">
      <w:pPr>
        <w:bidi/>
        <w:spacing w:after="0" w:line="851" w:lineRule="exact"/>
        <w:jc w:val="center"/>
        <w:rPr>
          <w:rFonts w:ascii="Times New Roman" w:eastAsia="Calibri" w:hAnsi="Times New Roman" w:cs="B Nazanin"/>
          <w:b/>
          <w:bCs/>
          <w:kern w:val="0"/>
          <w:rtl/>
          <w:lang w:bidi="fa-IR"/>
          <w14:ligatures w14:val="none"/>
        </w:rPr>
      </w:pPr>
      <w:r w:rsidRPr="00307ED9">
        <w:rPr>
          <w:rFonts w:ascii="Times New Roman" w:eastAsia="Calibri" w:hAnsi="Times New Roman" w:cs="B Nazanin" w:hint="cs"/>
          <w:b/>
          <w:bCs/>
          <w:kern w:val="0"/>
          <w:rtl/>
          <w:lang w:bidi="fa-IR"/>
          <w14:ligatures w14:val="none"/>
        </w:rPr>
        <w:t xml:space="preserve">دانشکده فنی و مهندسی </w:t>
      </w:r>
    </w:p>
    <w:p w14:paraId="2BAEABD5" w14:textId="77777777" w:rsidR="00307ED9" w:rsidRPr="00307ED9" w:rsidRDefault="00307ED9" w:rsidP="00307ED9">
      <w:pPr>
        <w:bidi/>
        <w:spacing w:after="0" w:line="851" w:lineRule="exact"/>
        <w:jc w:val="center"/>
        <w:rPr>
          <w:rFonts w:ascii="Times New Roman" w:eastAsia="Calibri" w:hAnsi="Times New Roman" w:cs="B Nazanin"/>
          <w:b/>
          <w:bCs/>
          <w:kern w:val="0"/>
          <w:rtl/>
          <w:lang w:bidi="fa-IR"/>
          <w14:ligatures w14:val="none"/>
        </w:rPr>
      </w:pPr>
      <w:r w:rsidRPr="00307ED9">
        <w:rPr>
          <w:rFonts w:ascii="Times New Roman" w:eastAsia="Calibri" w:hAnsi="Times New Roman" w:cs="B Nazanin" w:hint="cs"/>
          <w:b/>
          <w:bCs/>
          <w:kern w:val="0"/>
          <w:rtl/>
          <w:lang w:bidi="fa-IR"/>
          <w14:ligatures w14:val="none"/>
        </w:rPr>
        <w:t>مهندسی برق</w:t>
      </w:r>
    </w:p>
    <w:p w14:paraId="6702CD96" w14:textId="0922F706" w:rsidR="00307ED9" w:rsidRPr="00307ED9" w:rsidRDefault="00307ED9" w:rsidP="00307ED9">
      <w:pPr>
        <w:bidi/>
        <w:spacing w:after="0" w:line="851" w:lineRule="exact"/>
        <w:jc w:val="center"/>
        <w:rPr>
          <w:rFonts w:ascii="Times New Roman" w:eastAsia="Calibri" w:hAnsi="Times New Roman" w:cs="B Nazanin"/>
          <w:kern w:val="0"/>
          <w:sz w:val="36"/>
          <w:szCs w:val="36"/>
          <w:rtl/>
          <w:lang w:bidi="fa-IR"/>
          <w14:ligatures w14:val="none"/>
        </w:rPr>
      </w:pPr>
      <w:r w:rsidRPr="00307ED9">
        <w:rPr>
          <w:rFonts w:ascii="Times New Roman" w:eastAsia="Calibri" w:hAnsi="Times New Roman" w:cs="B Nazanin" w:hint="cs"/>
          <w:b/>
          <w:bCs/>
          <w:kern w:val="0"/>
          <w:sz w:val="36"/>
          <w:szCs w:val="36"/>
          <w:rtl/>
          <w:lang w:bidi="fa-IR"/>
          <w14:ligatures w14:val="none"/>
        </w:rPr>
        <w:t xml:space="preserve"> گزارش کار پروژه کنترل خطی</w:t>
      </w:r>
    </w:p>
    <w:p w14:paraId="7195F112" w14:textId="77777777" w:rsidR="00307ED9" w:rsidRPr="00307ED9" w:rsidRDefault="00307ED9" w:rsidP="00307ED9">
      <w:pPr>
        <w:bidi/>
        <w:spacing w:after="0" w:line="851" w:lineRule="exact"/>
        <w:jc w:val="center"/>
        <w:rPr>
          <w:rFonts w:ascii="Times New Roman" w:eastAsia="Calibri" w:hAnsi="Times New Roman" w:cs="B Nazanin"/>
          <w:b/>
          <w:bCs/>
          <w:kern w:val="0"/>
          <w:rtl/>
          <w:lang w:bidi="fa-IR"/>
          <w14:ligatures w14:val="none"/>
        </w:rPr>
      </w:pPr>
      <w:r w:rsidRPr="00307ED9">
        <w:rPr>
          <w:rFonts w:ascii="Times New Roman" w:eastAsia="Calibri" w:hAnsi="Times New Roman" w:cs="B Nazanin" w:hint="cs"/>
          <w:b/>
          <w:bCs/>
          <w:kern w:val="0"/>
          <w:rtl/>
          <w:lang w:bidi="fa-IR"/>
          <w14:ligatures w14:val="none"/>
        </w:rPr>
        <w:t>درس :</w:t>
      </w:r>
    </w:p>
    <w:p w14:paraId="204E29DD" w14:textId="60FF498E" w:rsidR="00307ED9" w:rsidRPr="00307ED9" w:rsidRDefault="00307ED9" w:rsidP="00307ED9">
      <w:pPr>
        <w:bidi/>
        <w:spacing w:after="0" w:line="851" w:lineRule="exact"/>
        <w:jc w:val="center"/>
        <w:rPr>
          <w:rFonts w:ascii="Times New Roman" w:eastAsia="Calibri" w:hAnsi="Times New Roman" w:cs="B Nazanin"/>
          <w:b/>
          <w:bCs/>
          <w:kern w:val="0"/>
          <w:sz w:val="52"/>
          <w:szCs w:val="52"/>
          <w:rtl/>
          <w:lang w:bidi="fa-IR"/>
          <w14:ligatures w14:val="none"/>
        </w:rPr>
      </w:pPr>
      <w:r w:rsidRPr="00307ED9">
        <w:rPr>
          <w:rFonts w:ascii="Times New Roman" w:eastAsia="Calibri" w:hAnsi="Times New Roman" w:cs="B Nazanin" w:hint="cs"/>
          <w:b/>
          <w:bCs/>
          <w:kern w:val="0"/>
          <w:rtl/>
          <w:lang w:bidi="fa-IR"/>
          <w14:ligatures w14:val="none"/>
        </w:rPr>
        <w:t>سیستم های کنترل خطی</w:t>
      </w:r>
    </w:p>
    <w:p w14:paraId="71A8D388" w14:textId="37279A26" w:rsidR="00307ED9" w:rsidRPr="00307ED9" w:rsidRDefault="00307ED9" w:rsidP="00307ED9">
      <w:pPr>
        <w:bidi/>
        <w:spacing w:after="0" w:line="851" w:lineRule="exact"/>
        <w:jc w:val="center"/>
        <w:rPr>
          <w:rFonts w:ascii="Times New Roman" w:eastAsia="Calibri" w:hAnsi="Times New Roman" w:cs="B Nazanin"/>
          <w:b/>
          <w:bCs/>
          <w:kern w:val="0"/>
          <w:rtl/>
          <w:lang w:bidi="fa-IR"/>
          <w14:ligatures w14:val="none"/>
        </w:rPr>
      </w:pPr>
      <w:r w:rsidRPr="00307ED9">
        <w:rPr>
          <w:rFonts w:ascii="Times New Roman" w:eastAsia="Calibri" w:hAnsi="Times New Roman" w:cs="B Nazanin" w:hint="cs"/>
          <w:b/>
          <w:bCs/>
          <w:kern w:val="0"/>
          <w:rtl/>
          <w:lang w:bidi="fa-IR"/>
          <w14:ligatures w14:val="none"/>
        </w:rPr>
        <w:t>دانشجویان:</w:t>
      </w:r>
      <w:r w:rsidRPr="00307ED9">
        <w:rPr>
          <w:rFonts w:ascii="Times New Roman" w:eastAsia="Calibri" w:hAnsi="Times New Roman" w:cs="B Nazanin" w:hint="cs"/>
          <w:kern w:val="0"/>
          <w:sz w:val="28"/>
          <w:szCs w:val="28"/>
          <w:rtl/>
          <w:lang w:bidi="fa-IR"/>
          <w14:ligatures w14:val="none"/>
        </w:rPr>
        <w:t xml:space="preserve"> </w:t>
      </w:r>
    </w:p>
    <w:p w14:paraId="22ACD059" w14:textId="57E23EEB" w:rsidR="00307ED9" w:rsidRPr="00307ED9" w:rsidRDefault="00307ED9" w:rsidP="00307ED9">
      <w:pPr>
        <w:bidi/>
        <w:spacing w:after="0" w:line="851" w:lineRule="exact"/>
        <w:jc w:val="center"/>
        <w:rPr>
          <w:rFonts w:ascii="Times New Roman" w:eastAsia="Calibri" w:hAnsi="Times New Roman" w:cs="B Nazanin"/>
          <w:kern w:val="0"/>
          <w:sz w:val="28"/>
          <w:szCs w:val="28"/>
          <w:rtl/>
          <w:lang w:bidi="fa-IR"/>
          <w14:ligatures w14:val="none"/>
        </w:rPr>
      </w:pPr>
      <w:r w:rsidRPr="00307ED9">
        <w:rPr>
          <w:rFonts w:ascii="Times New Roman" w:eastAsia="Calibri" w:hAnsi="Times New Roman" w:cs="B Nazanin" w:hint="cs"/>
          <w:kern w:val="0"/>
          <w:sz w:val="28"/>
          <w:szCs w:val="28"/>
          <w:rtl/>
          <w:lang w:bidi="fa-IR"/>
          <w14:ligatures w14:val="none"/>
        </w:rPr>
        <w:t>محمدحسین ملانوری شمسی</w:t>
      </w:r>
    </w:p>
    <w:p w14:paraId="74C7F6D9" w14:textId="0551801F" w:rsidR="00307ED9" w:rsidRPr="00307ED9" w:rsidRDefault="00307ED9" w:rsidP="00307ED9">
      <w:pPr>
        <w:bidi/>
        <w:spacing w:after="0" w:line="851" w:lineRule="exact"/>
        <w:jc w:val="center"/>
        <w:rPr>
          <w:rFonts w:ascii="Times New Roman" w:eastAsia="Calibri" w:hAnsi="Times New Roman" w:cs="B Nazanin"/>
          <w:kern w:val="0"/>
          <w:sz w:val="28"/>
          <w:szCs w:val="28"/>
          <w:rtl/>
          <w:lang w:bidi="fa-IR"/>
          <w14:ligatures w14:val="none"/>
        </w:rPr>
      </w:pPr>
      <w:r w:rsidRPr="00307ED9">
        <w:rPr>
          <w:rFonts w:ascii="Times New Roman" w:eastAsia="Calibri" w:hAnsi="Times New Roman" w:cs="B Nazanin" w:hint="cs"/>
          <w:kern w:val="0"/>
          <w:sz w:val="28"/>
          <w:szCs w:val="28"/>
          <w:rtl/>
          <w:lang w:bidi="fa-IR"/>
          <w14:ligatures w14:val="none"/>
        </w:rPr>
        <w:t xml:space="preserve"> امیرحسین اشکیانی</w:t>
      </w:r>
    </w:p>
    <w:p w14:paraId="3655D925" w14:textId="77777777" w:rsidR="00307ED9" w:rsidRPr="00307ED9" w:rsidRDefault="00307ED9" w:rsidP="00307ED9">
      <w:pPr>
        <w:bidi/>
        <w:spacing w:after="0" w:line="851" w:lineRule="exact"/>
        <w:jc w:val="center"/>
        <w:rPr>
          <w:rFonts w:ascii="Times New Roman" w:eastAsia="Calibri" w:hAnsi="Times New Roman" w:cs="B Nazanin"/>
          <w:b/>
          <w:bCs/>
          <w:kern w:val="0"/>
          <w:rtl/>
          <w:lang w:bidi="fa-IR"/>
          <w14:ligatures w14:val="none"/>
        </w:rPr>
      </w:pPr>
      <w:r w:rsidRPr="00307ED9">
        <w:rPr>
          <w:rFonts w:ascii="Times New Roman" w:eastAsia="Calibri" w:hAnsi="Times New Roman" w:cs="B Nazanin" w:hint="cs"/>
          <w:b/>
          <w:bCs/>
          <w:kern w:val="0"/>
          <w:rtl/>
          <w:lang w:bidi="fa-IR"/>
          <w14:ligatures w14:val="none"/>
        </w:rPr>
        <w:t>استاد:</w:t>
      </w:r>
    </w:p>
    <w:p w14:paraId="16783317" w14:textId="7C83795C" w:rsidR="00307ED9" w:rsidRPr="00307ED9" w:rsidRDefault="00307ED9" w:rsidP="00307ED9">
      <w:pPr>
        <w:spacing w:after="0" w:line="851" w:lineRule="exact"/>
        <w:jc w:val="center"/>
        <w:rPr>
          <w:rFonts w:ascii="Times New Roman" w:eastAsia="Calibri" w:hAnsi="Times New Roman" w:cs="B Nazanin"/>
          <w:kern w:val="0"/>
          <w:sz w:val="28"/>
          <w:szCs w:val="28"/>
          <w:rtl/>
          <w:lang w:bidi="fa-IR"/>
          <w14:ligatures w14:val="none"/>
        </w:rPr>
      </w:pPr>
      <w:r w:rsidRPr="00307ED9">
        <w:rPr>
          <w:rFonts w:ascii="Times New Roman" w:eastAsia="Calibri" w:hAnsi="Times New Roman" w:cs="B Nazanin" w:hint="cs"/>
          <w:kern w:val="0"/>
          <w:sz w:val="28"/>
          <w:szCs w:val="28"/>
          <w:rtl/>
          <w:lang w:bidi="fa-IR"/>
          <w14:ligatures w14:val="none"/>
        </w:rPr>
        <w:t>دکتر تقی راد</w:t>
      </w:r>
    </w:p>
    <w:p w14:paraId="51EEAEC5" w14:textId="71E7BDD5" w:rsidR="00307ED9" w:rsidRPr="00307ED9" w:rsidRDefault="00307ED9" w:rsidP="00307ED9">
      <w:pPr>
        <w:bidi/>
        <w:spacing w:after="0" w:line="851" w:lineRule="exact"/>
        <w:jc w:val="center"/>
        <w:rPr>
          <w:rFonts w:ascii="Times New Roman" w:eastAsia="Calibri" w:hAnsi="Times New Roman" w:cs="B Nazanin"/>
          <w:kern w:val="0"/>
          <w:rtl/>
          <w:lang w:bidi="fa-IR"/>
          <w14:ligatures w14:val="none"/>
        </w:rPr>
      </w:pPr>
      <w:r w:rsidRPr="00307ED9">
        <w:rPr>
          <w:rFonts w:ascii="Times New Roman" w:eastAsia="Calibri" w:hAnsi="Times New Roman" w:cs="B Nazanin" w:hint="cs"/>
          <w:kern w:val="0"/>
          <w:rtl/>
          <w:lang w:bidi="fa-IR"/>
          <w14:ligatures w14:val="none"/>
        </w:rPr>
        <w:t>بهمن ماه</w:t>
      </w:r>
    </w:p>
    <w:p w14:paraId="626A8824" w14:textId="77777777" w:rsidR="00307ED9" w:rsidRPr="00307ED9" w:rsidRDefault="00307ED9" w:rsidP="00307ED9">
      <w:pPr>
        <w:bidi/>
        <w:spacing w:after="0" w:line="851" w:lineRule="exact"/>
        <w:jc w:val="center"/>
        <w:rPr>
          <w:rFonts w:ascii="Times New Roman" w:eastAsia="Calibri" w:hAnsi="Times New Roman" w:cs="B Nazanin"/>
          <w:kern w:val="0"/>
          <w:rtl/>
          <w:lang w:bidi="fa-IR"/>
          <w14:ligatures w14:val="none"/>
        </w:rPr>
      </w:pPr>
    </w:p>
    <w:p w14:paraId="2221D5F3" w14:textId="4371C794" w:rsidR="00307ED9" w:rsidRPr="00307ED9" w:rsidRDefault="00307ED9" w:rsidP="00B05D0D">
      <w:pPr>
        <w:bidi/>
        <w:jc w:val="center"/>
        <w:rPr>
          <w:rFonts w:cs="B Nazanin"/>
          <w:b/>
          <w:bCs/>
        </w:rPr>
      </w:pPr>
      <w:r w:rsidRPr="00307ED9">
        <w:rPr>
          <w:rFonts w:ascii="Times New Roman" w:eastAsia="Calibri" w:hAnsi="Times New Roman" w:cs="B Nazanin" w:hint="cs"/>
          <w:kern w:val="0"/>
          <w:rtl/>
          <w:lang w:bidi="fa-IR"/>
          <w14:ligatures w14:val="none"/>
        </w:rPr>
        <w:t>1404</w:t>
      </w:r>
    </w:p>
    <w:p w14:paraId="4873CFB4" w14:textId="4920D8F8" w:rsidR="000646D8" w:rsidRDefault="0090687C" w:rsidP="000646D8">
      <w:pPr>
        <w:pStyle w:val="TOC1"/>
        <w:rPr>
          <w:rFonts w:eastAsiaTheme="minorEastAsia"/>
          <w:noProof/>
          <w:kern w:val="0"/>
          <w:sz w:val="22"/>
          <w:szCs w:val="22"/>
          <w14:ligatures w14:val="none"/>
        </w:rPr>
      </w:pPr>
      <w:r w:rsidRPr="00765A29">
        <w:rPr>
          <w:rtl/>
        </w:rPr>
        <w:lastRenderedPageBreak/>
        <w:fldChar w:fldCharType="begin"/>
      </w:r>
      <w:r w:rsidRPr="00765A29">
        <w:rPr>
          <w:rtl/>
        </w:rPr>
        <w:instrText xml:space="preserve"> </w:instrText>
      </w:r>
      <w:r w:rsidRPr="00765A29">
        <w:instrText xml:space="preserve">TOC </w:instrText>
      </w:r>
      <w:r w:rsidRPr="00765A29">
        <w:rPr>
          <w:rtl/>
        </w:rPr>
        <w:instrText>\</w:instrText>
      </w:r>
      <w:r w:rsidRPr="00765A29">
        <w:instrText>o "1-3" \h \z \u</w:instrText>
      </w:r>
      <w:r w:rsidRPr="00765A29">
        <w:rPr>
          <w:rtl/>
        </w:rPr>
        <w:instrText xml:space="preserve"> </w:instrText>
      </w:r>
      <w:r w:rsidRPr="00765A29">
        <w:rPr>
          <w:rtl/>
        </w:rPr>
        <w:fldChar w:fldCharType="separate"/>
      </w:r>
      <w:hyperlink w:anchor="_Toc221807981" w:history="1">
        <w:r w:rsidR="000646D8" w:rsidRPr="00992C4C">
          <w:rPr>
            <w:rStyle w:val="Hyperlink"/>
            <w:noProof/>
            <w:rtl/>
          </w:rPr>
          <w:t>تحل</w:t>
        </w:r>
        <w:r w:rsidR="000646D8" w:rsidRPr="00992C4C">
          <w:rPr>
            <w:rStyle w:val="Hyperlink"/>
            <w:rFonts w:hint="cs"/>
            <w:noProof/>
            <w:rtl/>
          </w:rPr>
          <w:t>ی</w:t>
        </w:r>
        <w:r w:rsidR="000646D8" w:rsidRPr="00992C4C">
          <w:rPr>
            <w:rStyle w:val="Hyperlink"/>
            <w:rFonts w:hint="eastAsia"/>
            <w:noProof/>
            <w:rtl/>
          </w:rPr>
          <w:t>ل</w:t>
        </w:r>
        <w:r w:rsidR="000646D8" w:rsidRPr="00992C4C">
          <w:rPr>
            <w:rStyle w:val="Hyperlink"/>
            <w:noProof/>
            <w:rtl/>
          </w:rPr>
          <w:t xml:space="preserve"> شناسا</w:t>
        </w:r>
        <w:r w:rsidR="000646D8" w:rsidRPr="00992C4C">
          <w:rPr>
            <w:rStyle w:val="Hyperlink"/>
            <w:rFonts w:hint="cs"/>
            <w:noProof/>
            <w:rtl/>
          </w:rPr>
          <w:t>یی</w:t>
        </w:r>
        <w:r w:rsidR="000646D8" w:rsidRPr="00992C4C">
          <w:rPr>
            <w:rStyle w:val="Hyperlink"/>
            <w:noProof/>
            <w:rtl/>
          </w:rPr>
          <w:t xml:space="preserve"> س</w:t>
        </w:r>
        <w:r w:rsidR="000646D8" w:rsidRPr="00992C4C">
          <w:rPr>
            <w:rStyle w:val="Hyperlink"/>
            <w:rFonts w:hint="cs"/>
            <w:noProof/>
            <w:rtl/>
          </w:rPr>
          <w:t>ی</w:t>
        </w:r>
        <w:r w:rsidR="000646D8" w:rsidRPr="00992C4C">
          <w:rPr>
            <w:rStyle w:val="Hyperlink"/>
            <w:rFonts w:hint="eastAsia"/>
            <w:noProof/>
            <w:rtl/>
          </w:rPr>
          <w:t>ستم</w:t>
        </w:r>
        <w:r w:rsidR="000646D8">
          <w:rPr>
            <w:noProof/>
            <w:webHidden/>
          </w:rPr>
          <w:tab/>
        </w:r>
        <w:r w:rsidR="000646D8">
          <w:rPr>
            <w:noProof/>
            <w:webHidden/>
          </w:rPr>
          <w:fldChar w:fldCharType="begin"/>
        </w:r>
        <w:r w:rsidR="000646D8">
          <w:rPr>
            <w:noProof/>
            <w:webHidden/>
          </w:rPr>
          <w:instrText xml:space="preserve"> PAGEREF _Toc221807981 \h </w:instrText>
        </w:r>
        <w:r w:rsidR="000646D8">
          <w:rPr>
            <w:noProof/>
            <w:webHidden/>
          </w:rPr>
        </w:r>
        <w:r w:rsidR="000646D8">
          <w:rPr>
            <w:noProof/>
            <w:webHidden/>
          </w:rPr>
          <w:fldChar w:fldCharType="separate"/>
        </w:r>
        <w:r w:rsidR="005F14FA">
          <w:rPr>
            <w:noProof/>
            <w:webHidden/>
            <w:rtl/>
          </w:rPr>
          <w:t>5</w:t>
        </w:r>
        <w:r w:rsidR="000646D8">
          <w:rPr>
            <w:noProof/>
            <w:webHidden/>
          </w:rPr>
          <w:fldChar w:fldCharType="end"/>
        </w:r>
      </w:hyperlink>
    </w:p>
    <w:p w14:paraId="1DF4057C" w14:textId="45ED3079" w:rsidR="000646D8" w:rsidRDefault="000646D8" w:rsidP="000646D8">
      <w:pPr>
        <w:pStyle w:val="TOC2"/>
        <w:tabs>
          <w:tab w:val="right" w:leader="dot" w:pos="9350"/>
        </w:tabs>
        <w:bidi/>
        <w:rPr>
          <w:rFonts w:eastAsiaTheme="minorEastAsia"/>
          <w:noProof/>
          <w:kern w:val="0"/>
          <w:sz w:val="22"/>
          <w:szCs w:val="22"/>
          <w14:ligatures w14:val="none"/>
        </w:rPr>
      </w:pPr>
      <w:hyperlink w:anchor="_Toc221807982" w:history="1">
        <w:r w:rsidRPr="00992C4C">
          <w:rPr>
            <w:rStyle w:val="Hyperlink"/>
            <w:noProof/>
            <w:rtl/>
          </w:rPr>
          <w:t>صحت‌سنج</w:t>
        </w:r>
        <w:r w:rsidRPr="00992C4C">
          <w:rPr>
            <w:rStyle w:val="Hyperlink"/>
            <w:rFonts w:hint="cs"/>
            <w:noProof/>
            <w:rtl/>
          </w:rPr>
          <w:t>ی</w:t>
        </w:r>
        <w:r w:rsidRPr="00992C4C">
          <w:rPr>
            <w:rStyle w:val="Hyperlink"/>
            <w:noProof/>
            <w:rtl/>
          </w:rPr>
          <w:t xml:space="preserve"> ف</w:t>
        </w:r>
        <w:r w:rsidRPr="00992C4C">
          <w:rPr>
            <w:rStyle w:val="Hyperlink"/>
            <w:rFonts w:hint="cs"/>
            <w:noProof/>
            <w:rtl/>
          </w:rPr>
          <w:t>ی</w:t>
        </w:r>
        <w:r w:rsidRPr="00992C4C">
          <w:rPr>
            <w:rStyle w:val="Hyperlink"/>
            <w:rFonts w:hint="eastAsia"/>
            <w:noProof/>
            <w:rtl/>
          </w:rPr>
          <w:t>ز</w:t>
        </w:r>
        <w:r w:rsidRPr="00992C4C">
          <w:rPr>
            <w:rStyle w:val="Hyperlink"/>
            <w:rFonts w:hint="cs"/>
            <w:noProof/>
            <w:rtl/>
          </w:rPr>
          <w:t>ی</w:t>
        </w:r>
        <w:r w:rsidRPr="00992C4C">
          <w:rPr>
            <w:rStyle w:val="Hyperlink"/>
            <w:rFonts w:hint="eastAsia"/>
            <w:noProof/>
            <w:rtl/>
          </w:rPr>
          <w:t>ک</w:t>
        </w:r>
        <w:r w:rsidRPr="00992C4C">
          <w:rPr>
            <w:rStyle w:val="Hyperlink"/>
            <w:rFonts w:hint="cs"/>
            <w:noProof/>
            <w:rtl/>
          </w:rPr>
          <w:t>ی</w:t>
        </w:r>
        <w:r>
          <w:rPr>
            <w:noProof/>
            <w:webHidden/>
          </w:rPr>
          <w:tab/>
        </w:r>
        <w:r>
          <w:rPr>
            <w:noProof/>
            <w:webHidden/>
          </w:rPr>
          <w:fldChar w:fldCharType="begin"/>
        </w:r>
        <w:r>
          <w:rPr>
            <w:noProof/>
            <w:webHidden/>
          </w:rPr>
          <w:instrText xml:space="preserve"> PAGEREF _Toc221807982 \h </w:instrText>
        </w:r>
        <w:r>
          <w:rPr>
            <w:noProof/>
            <w:webHidden/>
          </w:rPr>
        </w:r>
        <w:r>
          <w:rPr>
            <w:noProof/>
            <w:webHidden/>
          </w:rPr>
          <w:fldChar w:fldCharType="separate"/>
        </w:r>
        <w:r w:rsidR="005F14FA">
          <w:rPr>
            <w:noProof/>
            <w:webHidden/>
            <w:rtl/>
          </w:rPr>
          <w:t>5</w:t>
        </w:r>
        <w:r>
          <w:rPr>
            <w:noProof/>
            <w:webHidden/>
          </w:rPr>
          <w:fldChar w:fldCharType="end"/>
        </w:r>
      </w:hyperlink>
    </w:p>
    <w:p w14:paraId="35831866" w14:textId="6305BB05" w:rsidR="000646D8" w:rsidRDefault="000646D8" w:rsidP="000646D8">
      <w:pPr>
        <w:pStyle w:val="TOC2"/>
        <w:tabs>
          <w:tab w:val="right" w:leader="dot" w:pos="9350"/>
        </w:tabs>
        <w:bidi/>
        <w:rPr>
          <w:rFonts w:eastAsiaTheme="minorEastAsia"/>
          <w:noProof/>
          <w:kern w:val="0"/>
          <w:sz w:val="22"/>
          <w:szCs w:val="22"/>
          <w14:ligatures w14:val="none"/>
        </w:rPr>
      </w:pPr>
      <w:hyperlink w:anchor="_Toc221807983"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داده ها</w:t>
        </w:r>
        <w:r w:rsidRPr="00992C4C">
          <w:rPr>
            <w:rStyle w:val="Hyperlink"/>
            <w:rFonts w:hint="cs"/>
            <w:noProof/>
            <w:rtl/>
          </w:rPr>
          <w:t>ی</w:t>
        </w:r>
        <w:r w:rsidRPr="00992C4C">
          <w:rPr>
            <w:rStyle w:val="Hyperlink"/>
            <w:noProof/>
            <w:rtl/>
          </w:rPr>
          <w:t xml:space="preserve"> </w:t>
        </w:r>
        <w:r w:rsidRPr="00992C4C">
          <w:rPr>
            <w:rStyle w:val="Hyperlink"/>
            <w:rFonts w:ascii="Calibri" w:hAnsi="Calibri"/>
            <w:noProof/>
          </w:rPr>
          <w:t>workspace</w:t>
        </w:r>
        <w:r>
          <w:rPr>
            <w:noProof/>
            <w:webHidden/>
          </w:rPr>
          <w:tab/>
        </w:r>
        <w:r>
          <w:rPr>
            <w:noProof/>
            <w:webHidden/>
          </w:rPr>
          <w:fldChar w:fldCharType="begin"/>
        </w:r>
        <w:r>
          <w:rPr>
            <w:noProof/>
            <w:webHidden/>
          </w:rPr>
          <w:instrText xml:space="preserve"> PAGEREF _Toc221807983 \h </w:instrText>
        </w:r>
        <w:r>
          <w:rPr>
            <w:noProof/>
            <w:webHidden/>
          </w:rPr>
        </w:r>
        <w:r>
          <w:rPr>
            <w:noProof/>
            <w:webHidden/>
          </w:rPr>
          <w:fldChar w:fldCharType="separate"/>
        </w:r>
        <w:r w:rsidR="005F14FA">
          <w:rPr>
            <w:noProof/>
            <w:webHidden/>
            <w:rtl/>
          </w:rPr>
          <w:t>5</w:t>
        </w:r>
        <w:r>
          <w:rPr>
            <w:noProof/>
            <w:webHidden/>
          </w:rPr>
          <w:fldChar w:fldCharType="end"/>
        </w:r>
      </w:hyperlink>
    </w:p>
    <w:p w14:paraId="014BDD4C" w14:textId="767A82BF" w:rsidR="000646D8" w:rsidRDefault="000646D8" w:rsidP="000646D8">
      <w:pPr>
        <w:pStyle w:val="TOC1"/>
        <w:rPr>
          <w:rFonts w:eastAsiaTheme="minorEastAsia"/>
          <w:noProof/>
          <w:kern w:val="0"/>
          <w:sz w:val="22"/>
          <w:szCs w:val="22"/>
          <w14:ligatures w14:val="none"/>
        </w:rPr>
      </w:pPr>
      <w:hyperlink w:anchor="_Toc221807984" w:history="1">
        <w:r w:rsidRPr="00992C4C">
          <w:rPr>
            <w:rStyle w:val="Hyperlink"/>
            <w:noProof/>
            <w:rtl/>
          </w:rPr>
          <w:t>استخراج معادلات د</w:t>
        </w:r>
        <w:r w:rsidRPr="00992C4C">
          <w:rPr>
            <w:rStyle w:val="Hyperlink"/>
            <w:rFonts w:hint="cs"/>
            <w:noProof/>
            <w:rtl/>
          </w:rPr>
          <w:t>ی</w:t>
        </w:r>
        <w:r w:rsidRPr="00992C4C">
          <w:rPr>
            <w:rStyle w:val="Hyperlink"/>
            <w:rFonts w:hint="eastAsia"/>
            <w:noProof/>
            <w:rtl/>
          </w:rPr>
          <w:t>نام</w:t>
        </w:r>
        <w:r w:rsidRPr="00992C4C">
          <w:rPr>
            <w:rStyle w:val="Hyperlink"/>
            <w:rFonts w:hint="cs"/>
            <w:noProof/>
            <w:rtl/>
          </w:rPr>
          <w:t>ی</w:t>
        </w:r>
        <w:r w:rsidRPr="00992C4C">
          <w:rPr>
            <w:rStyle w:val="Hyperlink"/>
            <w:rFonts w:hint="eastAsia"/>
            <w:noProof/>
            <w:rtl/>
          </w:rPr>
          <w:t>ک</w:t>
        </w:r>
        <w:r w:rsidRPr="00992C4C">
          <w:rPr>
            <w:rStyle w:val="Hyperlink"/>
            <w:rFonts w:hint="cs"/>
            <w:noProof/>
            <w:rtl/>
          </w:rPr>
          <w:t>ی</w:t>
        </w:r>
        <w:r w:rsidRPr="00992C4C">
          <w:rPr>
            <w:rStyle w:val="Hyperlink"/>
            <w:noProof/>
            <w:rtl/>
          </w:rPr>
          <w:t xml:space="preserve"> و پ</w:t>
        </w:r>
        <w:r w:rsidRPr="00992C4C">
          <w:rPr>
            <w:rStyle w:val="Hyperlink"/>
            <w:rFonts w:hint="cs"/>
            <w:noProof/>
            <w:rtl/>
          </w:rPr>
          <w:t>ی</w:t>
        </w:r>
        <w:r w:rsidRPr="00992C4C">
          <w:rPr>
            <w:rStyle w:val="Hyperlink"/>
            <w:rFonts w:hint="eastAsia"/>
            <w:noProof/>
            <w:rtl/>
          </w:rPr>
          <w:t>اده‌ساز</w:t>
        </w:r>
        <w:r w:rsidRPr="00992C4C">
          <w:rPr>
            <w:rStyle w:val="Hyperlink"/>
            <w:rFonts w:hint="cs"/>
            <w:noProof/>
            <w:rtl/>
          </w:rPr>
          <w:t>ی</w:t>
        </w:r>
        <w:r w:rsidRPr="00992C4C">
          <w:rPr>
            <w:rStyle w:val="Hyperlink"/>
            <w:noProof/>
            <w:rtl/>
          </w:rPr>
          <w:t xml:space="preserve"> در س</w:t>
        </w:r>
        <w:r w:rsidRPr="00992C4C">
          <w:rPr>
            <w:rStyle w:val="Hyperlink"/>
            <w:rFonts w:hint="cs"/>
            <w:noProof/>
            <w:rtl/>
          </w:rPr>
          <w:t>ی</w:t>
        </w:r>
        <w:r w:rsidRPr="00992C4C">
          <w:rPr>
            <w:rStyle w:val="Hyperlink"/>
            <w:rFonts w:hint="eastAsia"/>
            <w:noProof/>
            <w:rtl/>
          </w:rPr>
          <w:t>مول</w:t>
        </w:r>
        <w:r w:rsidRPr="00992C4C">
          <w:rPr>
            <w:rStyle w:val="Hyperlink"/>
            <w:rFonts w:hint="cs"/>
            <w:noProof/>
            <w:rtl/>
          </w:rPr>
          <w:t>ی</w:t>
        </w:r>
        <w:r w:rsidRPr="00992C4C">
          <w:rPr>
            <w:rStyle w:val="Hyperlink"/>
            <w:rFonts w:hint="eastAsia"/>
            <w:noProof/>
            <w:rtl/>
          </w:rPr>
          <w:t>نک</w:t>
        </w:r>
        <w:r>
          <w:rPr>
            <w:noProof/>
            <w:webHidden/>
          </w:rPr>
          <w:tab/>
        </w:r>
        <w:r>
          <w:rPr>
            <w:noProof/>
            <w:webHidden/>
          </w:rPr>
          <w:fldChar w:fldCharType="begin"/>
        </w:r>
        <w:r>
          <w:rPr>
            <w:noProof/>
            <w:webHidden/>
          </w:rPr>
          <w:instrText xml:space="preserve"> PAGEREF _Toc221807984 \h </w:instrText>
        </w:r>
        <w:r>
          <w:rPr>
            <w:noProof/>
            <w:webHidden/>
          </w:rPr>
        </w:r>
        <w:r>
          <w:rPr>
            <w:noProof/>
            <w:webHidden/>
          </w:rPr>
          <w:fldChar w:fldCharType="separate"/>
        </w:r>
        <w:r w:rsidR="005F14FA">
          <w:rPr>
            <w:noProof/>
            <w:webHidden/>
            <w:rtl/>
          </w:rPr>
          <w:t>8</w:t>
        </w:r>
        <w:r>
          <w:rPr>
            <w:noProof/>
            <w:webHidden/>
          </w:rPr>
          <w:fldChar w:fldCharType="end"/>
        </w:r>
      </w:hyperlink>
    </w:p>
    <w:p w14:paraId="567550B9" w14:textId="1DBE3F54" w:rsidR="000646D8" w:rsidRDefault="000646D8" w:rsidP="000646D8">
      <w:pPr>
        <w:pStyle w:val="TOC2"/>
        <w:tabs>
          <w:tab w:val="right" w:leader="dot" w:pos="9350"/>
        </w:tabs>
        <w:bidi/>
        <w:rPr>
          <w:rFonts w:eastAsiaTheme="minorEastAsia"/>
          <w:noProof/>
          <w:kern w:val="0"/>
          <w:sz w:val="22"/>
          <w:szCs w:val="22"/>
          <w14:ligatures w14:val="none"/>
        </w:rPr>
      </w:pPr>
      <w:hyperlink w:anchor="_Toc221807985"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و استخراج معادلات</w:t>
        </w:r>
        <w:r>
          <w:rPr>
            <w:noProof/>
            <w:webHidden/>
          </w:rPr>
          <w:tab/>
        </w:r>
        <w:r>
          <w:rPr>
            <w:noProof/>
            <w:webHidden/>
          </w:rPr>
          <w:fldChar w:fldCharType="begin"/>
        </w:r>
        <w:r>
          <w:rPr>
            <w:noProof/>
            <w:webHidden/>
          </w:rPr>
          <w:instrText xml:space="preserve"> PAGEREF _Toc221807985 \h </w:instrText>
        </w:r>
        <w:r>
          <w:rPr>
            <w:noProof/>
            <w:webHidden/>
          </w:rPr>
        </w:r>
        <w:r>
          <w:rPr>
            <w:noProof/>
            <w:webHidden/>
          </w:rPr>
          <w:fldChar w:fldCharType="separate"/>
        </w:r>
        <w:r w:rsidR="005F14FA">
          <w:rPr>
            <w:noProof/>
            <w:webHidden/>
            <w:rtl/>
          </w:rPr>
          <w:t>8</w:t>
        </w:r>
        <w:r>
          <w:rPr>
            <w:noProof/>
            <w:webHidden/>
          </w:rPr>
          <w:fldChar w:fldCharType="end"/>
        </w:r>
      </w:hyperlink>
    </w:p>
    <w:p w14:paraId="6DA6B82D" w14:textId="05CCEA6C" w:rsidR="000646D8" w:rsidRDefault="000646D8" w:rsidP="000646D8">
      <w:pPr>
        <w:pStyle w:val="TOC3"/>
        <w:tabs>
          <w:tab w:val="right" w:leader="dot" w:pos="9350"/>
        </w:tabs>
        <w:bidi/>
        <w:rPr>
          <w:rFonts w:eastAsiaTheme="minorEastAsia"/>
          <w:noProof/>
          <w:kern w:val="0"/>
          <w:sz w:val="22"/>
          <w:szCs w:val="22"/>
          <w14:ligatures w14:val="none"/>
        </w:rPr>
      </w:pPr>
      <w:hyperlink w:anchor="_Toc221807986" w:history="1">
        <w:r w:rsidRPr="00992C4C">
          <w:rPr>
            <w:rStyle w:val="Hyperlink"/>
            <w:noProof/>
            <w:rtl/>
          </w:rPr>
          <w:t>الف) معادله بقا</w:t>
        </w:r>
        <w:r w:rsidRPr="00992C4C">
          <w:rPr>
            <w:rStyle w:val="Hyperlink"/>
            <w:rFonts w:hint="cs"/>
            <w:noProof/>
            <w:rtl/>
          </w:rPr>
          <w:t>ی</w:t>
        </w:r>
        <w:r w:rsidRPr="00992C4C">
          <w:rPr>
            <w:rStyle w:val="Hyperlink"/>
            <w:noProof/>
            <w:rtl/>
          </w:rPr>
          <w:t xml:space="preserve"> جرم</w:t>
        </w:r>
        <w:r>
          <w:rPr>
            <w:noProof/>
            <w:webHidden/>
          </w:rPr>
          <w:tab/>
        </w:r>
        <w:r>
          <w:rPr>
            <w:noProof/>
            <w:webHidden/>
          </w:rPr>
          <w:fldChar w:fldCharType="begin"/>
        </w:r>
        <w:r>
          <w:rPr>
            <w:noProof/>
            <w:webHidden/>
          </w:rPr>
          <w:instrText xml:space="preserve"> PAGEREF _Toc221807986 \h </w:instrText>
        </w:r>
        <w:r>
          <w:rPr>
            <w:noProof/>
            <w:webHidden/>
          </w:rPr>
        </w:r>
        <w:r>
          <w:rPr>
            <w:noProof/>
            <w:webHidden/>
          </w:rPr>
          <w:fldChar w:fldCharType="separate"/>
        </w:r>
        <w:r w:rsidR="005F14FA">
          <w:rPr>
            <w:noProof/>
            <w:webHidden/>
            <w:rtl/>
          </w:rPr>
          <w:t>8</w:t>
        </w:r>
        <w:r>
          <w:rPr>
            <w:noProof/>
            <w:webHidden/>
          </w:rPr>
          <w:fldChar w:fldCharType="end"/>
        </w:r>
      </w:hyperlink>
    </w:p>
    <w:p w14:paraId="2FF47C07" w14:textId="2981DB2E" w:rsidR="000646D8" w:rsidRDefault="000646D8" w:rsidP="000646D8">
      <w:pPr>
        <w:pStyle w:val="TOC3"/>
        <w:tabs>
          <w:tab w:val="right" w:leader="dot" w:pos="9350"/>
        </w:tabs>
        <w:bidi/>
        <w:rPr>
          <w:rFonts w:eastAsiaTheme="minorEastAsia"/>
          <w:noProof/>
          <w:kern w:val="0"/>
          <w:sz w:val="22"/>
          <w:szCs w:val="22"/>
          <w14:ligatures w14:val="none"/>
        </w:rPr>
      </w:pPr>
      <w:hyperlink w:anchor="_Toc221807987" w:history="1">
        <w:r w:rsidRPr="00992C4C">
          <w:rPr>
            <w:rStyle w:val="Hyperlink"/>
            <w:noProof/>
            <w:rtl/>
          </w:rPr>
          <w:t>ب) مدل‌ساز</w:t>
        </w:r>
        <w:r w:rsidRPr="00992C4C">
          <w:rPr>
            <w:rStyle w:val="Hyperlink"/>
            <w:rFonts w:hint="cs"/>
            <w:noProof/>
            <w:rtl/>
          </w:rPr>
          <w:t>ی</w:t>
        </w:r>
        <w:r w:rsidRPr="00992C4C">
          <w:rPr>
            <w:rStyle w:val="Hyperlink"/>
            <w:noProof/>
            <w:rtl/>
          </w:rPr>
          <w:t xml:space="preserve"> ش</w:t>
        </w:r>
        <w:r w:rsidRPr="00992C4C">
          <w:rPr>
            <w:rStyle w:val="Hyperlink"/>
            <w:rFonts w:hint="cs"/>
            <w:noProof/>
            <w:rtl/>
          </w:rPr>
          <w:t>ی</w:t>
        </w:r>
        <w:r w:rsidRPr="00992C4C">
          <w:rPr>
            <w:rStyle w:val="Hyperlink"/>
            <w:rFonts w:hint="eastAsia"/>
            <w:noProof/>
            <w:rtl/>
          </w:rPr>
          <w:t>ر</w:t>
        </w:r>
        <w:r w:rsidRPr="00992C4C">
          <w:rPr>
            <w:rStyle w:val="Hyperlink"/>
            <w:noProof/>
            <w:rtl/>
          </w:rPr>
          <w:t xml:space="preserve"> ورود</w:t>
        </w:r>
        <w:r w:rsidRPr="00992C4C">
          <w:rPr>
            <w:rStyle w:val="Hyperlink"/>
            <w:rFonts w:hint="cs"/>
            <w:noProof/>
            <w:rtl/>
          </w:rPr>
          <w:t>ی</w:t>
        </w:r>
        <w:r w:rsidRPr="00992C4C">
          <w:rPr>
            <w:rStyle w:val="Hyperlink"/>
            <w:noProof/>
          </w:rPr>
          <w:t xml:space="preserve"> (Inflow):</w:t>
        </w:r>
        <w:r>
          <w:rPr>
            <w:noProof/>
            <w:webHidden/>
          </w:rPr>
          <w:tab/>
        </w:r>
        <w:r>
          <w:rPr>
            <w:noProof/>
            <w:webHidden/>
          </w:rPr>
          <w:fldChar w:fldCharType="begin"/>
        </w:r>
        <w:r>
          <w:rPr>
            <w:noProof/>
            <w:webHidden/>
          </w:rPr>
          <w:instrText xml:space="preserve"> PAGEREF _Toc221807987 \h </w:instrText>
        </w:r>
        <w:r>
          <w:rPr>
            <w:noProof/>
            <w:webHidden/>
          </w:rPr>
        </w:r>
        <w:r>
          <w:rPr>
            <w:noProof/>
            <w:webHidden/>
          </w:rPr>
          <w:fldChar w:fldCharType="separate"/>
        </w:r>
        <w:r w:rsidR="005F14FA">
          <w:rPr>
            <w:noProof/>
            <w:webHidden/>
            <w:rtl/>
          </w:rPr>
          <w:t>9</w:t>
        </w:r>
        <w:r>
          <w:rPr>
            <w:noProof/>
            <w:webHidden/>
          </w:rPr>
          <w:fldChar w:fldCharType="end"/>
        </w:r>
      </w:hyperlink>
    </w:p>
    <w:p w14:paraId="5146DEC0" w14:textId="38D59B07" w:rsidR="000646D8" w:rsidRDefault="000646D8" w:rsidP="000646D8">
      <w:pPr>
        <w:pStyle w:val="TOC3"/>
        <w:tabs>
          <w:tab w:val="right" w:leader="dot" w:pos="9350"/>
        </w:tabs>
        <w:bidi/>
        <w:rPr>
          <w:rFonts w:eastAsiaTheme="minorEastAsia"/>
          <w:noProof/>
          <w:kern w:val="0"/>
          <w:sz w:val="22"/>
          <w:szCs w:val="22"/>
          <w14:ligatures w14:val="none"/>
        </w:rPr>
      </w:pPr>
      <w:hyperlink w:anchor="_Toc221807988" w:history="1">
        <w:r w:rsidRPr="00992C4C">
          <w:rPr>
            <w:rStyle w:val="Hyperlink"/>
            <w:noProof/>
            <w:rtl/>
          </w:rPr>
          <w:t>ج) مد</w:t>
        </w:r>
        <w:r w:rsidRPr="000646D8">
          <w:rPr>
            <w:rStyle w:val="Hyperlink"/>
            <w:noProof/>
            <w:u w:val="none"/>
            <w:rtl/>
          </w:rPr>
          <w:t>ل‌ساز</w:t>
        </w:r>
        <w:r w:rsidRPr="000646D8">
          <w:rPr>
            <w:rStyle w:val="Hyperlink"/>
            <w:rFonts w:hint="cs"/>
            <w:noProof/>
            <w:u w:val="none"/>
            <w:rtl/>
          </w:rPr>
          <w:t>ی</w:t>
        </w:r>
        <w:r w:rsidRPr="000646D8">
          <w:rPr>
            <w:rStyle w:val="Hyperlink"/>
            <w:noProof/>
            <w:u w:val="none"/>
            <w:rtl/>
          </w:rPr>
          <w:t xml:space="preserve"> ش</w:t>
        </w:r>
        <w:r w:rsidRPr="000646D8">
          <w:rPr>
            <w:rStyle w:val="Hyperlink"/>
            <w:rFonts w:hint="cs"/>
            <w:noProof/>
            <w:u w:val="none"/>
            <w:rtl/>
          </w:rPr>
          <w:t>ی</w:t>
        </w:r>
        <w:r w:rsidRPr="000646D8">
          <w:rPr>
            <w:rStyle w:val="Hyperlink"/>
            <w:rFonts w:hint="eastAsia"/>
            <w:noProof/>
            <w:u w:val="none"/>
            <w:rtl/>
          </w:rPr>
          <w:t>ر</w:t>
        </w:r>
        <w:r w:rsidRPr="000646D8">
          <w:rPr>
            <w:rStyle w:val="Hyperlink"/>
            <w:noProof/>
            <w:u w:val="none"/>
            <w:rtl/>
          </w:rPr>
          <w:t xml:space="preserve"> خروج</w:t>
        </w:r>
        <w:r w:rsidRPr="000646D8">
          <w:rPr>
            <w:rStyle w:val="Hyperlink"/>
            <w:rFonts w:hint="cs"/>
            <w:noProof/>
            <w:u w:val="none"/>
            <w:rtl/>
          </w:rPr>
          <w:t>ی</w:t>
        </w:r>
        <w:r w:rsidRPr="000646D8">
          <w:rPr>
            <w:rStyle w:val="Hyperlink"/>
            <w:noProof/>
            <w:u w:val="none"/>
          </w:rPr>
          <w:t xml:space="preserve"> (Outflow) </w:t>
        </w:r>
        <w:r w:rsidRPr="000646D8">
          <w:rPr>
            <w:rStyle w:val="Hyperlink"/>
            <w:noProof/>
            <w:u w:val="none"/>
            <w:rtl/>
          </w:rPr>
          <w:t>بخش غ</w:t>
        </w:r>
        <w:r w:rsidRPr="000646D8">
          <w:rPr>
            <w:rStyle w:val="Hyperlink"/>
            <w:rFonts w:hint="cs"/>
            <w:noProof/>
            <w:u w:val="none"/>
            <w:rtl/>
          </w:rPr>
          <w:t>ی</w:t>
        </w:r>
        <w:r w:rsidRPr="000646D8">
          <w:rPr>
            <w:rStyle w:val="Hyperlink"/>
            <w:rFonts w:hint="eastAsia"/>
            <w:noProof/>
            <w:u w:val="none"/>
            <w:rtl/>
          </w:rPr>
          <w:t>رخط</w:t>
        </w:r>
        <w:r w:rsidRPr="000646D8">
          <w:rPr>
            <w:rStyle w:val="Hyperlink"/>
            <w:rFonts w:hint="cs"/>
            <w:noProof/>
            <w:u w:val="none"/>
            <w:rtl/>
          </w:rPr>
          <w:t>ی</w:t>
        </w:r>
        <w:r w:rsidRPr="000646D8">
          <w:rPr>
            <w:rStyle w:val="Hyperlink"/>
            <w:noProof/>
            <w:u w:val="none"/>
          </w:rPr>
          <w:t>:</w:t>
        </w:r>
        <w:r>
          <w:rPr>
            <w:noProof/>
            <w:webHidden/>
          </w:rPr>
          <w:tab/>
        </w:r>
        <w:r>
          <w:rPr>
            <w:noProof/>
            <w:webHidden/>
          </w:rPr>
          <w:fldChar w:fldCharType="begin"/>
        </w:r>
        <w:r>
          <w:rPr>
            <w:noProof/>
            <w:webHidden/>
          </w:rPr>
          <w:instrText xml:space="preserve"> PAGEREF _Toc221807988 \h </w:instrText>
        </w:r>
        <w:r>
          <w:rPr>
            <w:noProof/>
            <w:webHidden/>
          </w:rPr>
        </w:r>
        <w:r>
          <w:rPr>
            <w:noProof/>
            <w:webHidden/>
          </w:rPr>
          <w:fldChar w:fldCharType="separate"/>
        </w:r>
        <w:r w:rsidR="005F14FA">
          <w:rPr>
            <w:noProof/>
            <w:webHidden/>
            <w:rtl/>
          </w:rPr>
          <w:t>9</w:t>
        </w:r>
        <w:r>
          <w:rPr>
            <w:noProof/>
            <w:webHidden/>
          </w:rPr>
          <w:fldChar w:fldCharType="end"/>
        </w:r>
      </w:hyperlink>
    </w:p>
    <w:p w14:paraId="26DC4D29" w14:textId="74E81F80" w:rsidR="000646D8" w:rsidRDefault="000646D8" w:rsidP="000646D8">
      <w:pPr>
        <w:pStyle w:val="TOC3"/>
        <w:tabs>
          <w:tab w:val="right" w:leader="dot" w:pos="9350"/>
        </w:tabs>
        <w:bidi/>
        <w:rPr>
          <w:rFonts w:eastAsiaTheme="minorEastAsia"/>
          <w:noProof/>
          <w:kern w:val="0"/>
          <w:sz w:val="22"/>
          <w:szCs w:val="22"/>
          <w14:ligatures w14:val="none"/>
        </w:rPr>
      </w:pPr>
      <w:hyperlink w:anchor="_Toc221807989" w:history="1">
        <w:r w:rsidRPr="00992C4C">
          <w:rPr>
            <w:rStyle w:val="Hyperlink"/>
            <w:noProof/>
            <w:rtl/>
          </w:rPr>
          <w:t>د) معادله د</w:t>
        </w:r>
        <w:r w:rsidRPr="00992C4C">
          <w:rPr>
            <w:rStyle w:val="Hyperlink"/>
            <w:rFonts w:hint="cs"/>
            <w:noProof/>
            <w:rtl/>
          </w:rPr>
          <w:t>ی</w:t>
        </w:r>
        <w:r w:rsidRPr="00992C4C">
          <w:rPr>
            <w:rStyle w:val="Hyperlink"/>
            <w:rFonts w:hint="eastAsia"/>
            <w:noProof/>
            <w:rtl/>
          </w:rPr>
          <w:t>نام</w:t>
        </w:r>
        <w:r w:rsidRPr="00992C4C">
          <w:rPr>
            <w:rStyle w:val="Hyperlink"/>
            <w:rFonts w:hint="cs"/>
            <w:noProof/>
            <w:rtl/>
          </w:rPr>
          <w:t>ی</w:t>
        </w:r>
        <w:r w:rsidRPr="00992C4C">
          <w:rPr>
            <w:rStyle w:val="Hyperlink"/>
            <w:rFonts w:hint="eastAsia"/>
            <w:noProof/>
            <w:rtl/>
          </w:rPr>
          <w:t>ک</w:t>
        </w:r>
        <w:r w:rsidRPr="00992C4C">
          <w:rPr>
            <w:rStyle w:val="Hyperlink"/>
            <w:rFonts w:hint="cs"/>
            <w:noProof/>
            <w:rtl/>
          </w:rPr>
          <w:t>ی</w:t>
        </w:r>
        <w:r w:rsidRPr="00992C4C">
          <w:rPr>
            <w:rStyle w:val="Hyperlink"/>
            <w:noProof/>
            <w:rtl/>
          </w:rPr>
          <w:t xml:space="preserve"> نها</w:t>
        </w:r>
        <w:r w:rsidRPr="00992C4C">
          <w:rPr>
            <w:rStyle w:val="Hyperlink"/>
            <w:rFonts w:hint="cs"/>
            <w:noProof/>
            <w:rtl/>
          </w:rPr>
          <w:t>یی</w:t>
        </w:r>
        <w:r w:rsidRPr="00992C4C">
          <w:rPr>
            <w:rStyle w:val="Hyperlink"/>
            <w:noProof/>
            <w:rtl/>
          </w:rPr>
          <w:t xml:space="preserve"> س</w:t>
        </w:r>
        <w:r w:rsidRPr="00992C4C">
          <w:rPr>
            <w:rStyle w:val="Hyperlink"/>
            <w:rFonts w:hint="cs"/>
            <w:noProof/>
            <w:rtl/>
          </w:rPr>
          <w:t>ی</w:t>
        </w:r>
        <w:r w:rsidRPr="00992C4C">
          <w:rPr>
            <w:rStyle w:val="Hyperlink"/>
            <w:rFonts w:hint="eastAsia"/>
            <w:noProof/>
            <w:rtl/>
          </w:rPr>
          <w:t>ستم</w:t>
        </w:r>
        <w:r w:rsidRPr="00992C4C">
          <w:rPr>
            <w:rStyle w:val="Hyperlink"/>
            <w:noProof/>
          </w:rPr>
          <w:t>:</w:t>
        </w:r>
        <w:r>
          <w:rPr>
            <w:noProof/>
            <w:webHidden/>
          </w:rPr>
          <w:tab/>
        </w:r>
        <w:r>
          <w:rPr>
            <w:noProof/>
            <w:webHidden/>
          </w:rPr>
          <w:fldChar w:fldCharType="begin"/>
        </w:r>
        <w:r>
          <w:rPr>
            <w:noProof/>
            <w:webHidden/>
          </w:rPr>
          <w:instrText xml:space="preserve"> PAGEREF _Toc221807989 \h </w:instrText>
        </w:r>
        <w:r>
          <w:rPr>
            <w:noProof/>
            <w:webHidden/>
          </w:rPr>
        </w:r>
        <w:r>
          <w:rPr>
            <w:noProof/>
            <w:webHidden/>
          </w:rPr>
          <w:fldChar w:fldCharType="separate"/>
        </w:r>
        <w:r w:rsidR="005F14FA">
          <w:rPr>
            <w:noProof/>
            <w:webHidden/>
            <w:rtl/>
          </w:rPr>
          <w:t>9</w:t>
        </w:r>
        <w:r>
          <w:rPr>
            <w:noProof/>
            <w:webHidden/>
          </w:rPr>
          <w:fldChar w:fldCharType="end"/>
        </w:r>
      </w:hyperlink>
    </w:p>
    <w:p w14:paraId="6C88D677" w14:textId="029708C5" w:rsidR="000646D8" w:rsidRDefault="000646D8" w:rsidP="000646D8">
      <w:pPr>
        <w:pStyle w:val="TOC1"/>
        <w:rPr>
          <w:rFonts w:eastAsiaTheme="minorEastAsia"/>
          <w:noProof/>
          <w:kern w:val="0"/>
          <w:sz w:val="22"/>
          <w:szCs w:val="22"/>
          <w14:ligatures w14:val="none"/>
        </w:rPr>
      </w:pPr>
      <w:hyperlink w:anchor="_Toc221807990" w:history="1">
        <w:r w:rsidRPr="00992C4C">
          <w:rPr>
            <w:rStyle w:val="Hyperlink"/>
            <w:noProof/>
            <w:rtl/>
          </w:rPr>
          <w:t>خط</w:t>
        </w:r>
        <w:r w:rsidRPr="00992C4C">
          <w:rPr>
            <w:rStyle w:val="Hyperlink"/>
            <w:rFonts w:hint="cs"/>
            <w:noProof/>
            <w:rtl/>
          </w:rPr>
          <w:t>ی‌</w:t>
        </w:r>
        <w:r w:rsidRPr="00992C4C">
          <w:rPr>
            <w:rStyle w:val="Hyperlink"/>
            <w:rFonts w:hint="eastAsia"/>
            <w:noProof/>
            <w:rtl/>
          </w:rPr>
          <w:t>ساز</w:t>
        </w:r>
        <w:r w:rsidRPr="00992C4C">
          <w:rPr>
            <w:rStyle w:val="Hyperlink"/>
            <w:rFonts w:hint="cs"/>
            <w:noProof/>
            <w:rtl/>
          </w:rPr>
          <w:t>ی</w:t>
        </w:r>
        <w:r w:rsidRPr="00992C4C">
          <w:rPr>
            <w:rStyle w:val="Hyperlink"/>
            <w:noProof/>
            <w:lang w:bidi="fa-IR"/>
          </w:rPr>
          <w:t xml:space="preserve"> (Linearization) </w:t>
        </w:r>
        <w:r w:rsidRPr="00992C4C">
          <w:rPr>
            <w:rStyle w:val="Hyperlink"/>
            <w:noProof/>
            <w:rtl/>
          </w:rPr>
          <w:t>و استخراج تابع تبد</w:t>
        </w:r>
        <w:r w:rsidRPr="00992C4C">
          <w:rPr>
            <w:rStyle w:val="Hyperlink"/>
            <w:rFonts w:hint="cs"/>
            <w:noProof/>
            <w:rtl/>
          </w:rPr>
          <w:t>ی</w:t>
        </w:r>
        <w:r w:rsidRPr="00992C4C">
          <w:rPr>
            <w:rStyle w:val="Hyperlink"/>
            <w:rFonts w:hint="eastAsia"/>
            <w:noProof/>
            <w:rtl/>
          </w:rPr>
          <w:t>ل</w:t>
        </w:r>
        <w:r>
          <w:rPr>
            <w:noProof/>
            <w:webHidden/>
          </w:rPr>
          <w:tab/>
        </w:r>
        <w:r>
          <w:rPr>
            <w:noProof/>
            <w:webHidden/>
          </w:rPr>
          <w:fldChar w:fldCharType="begin"/>
        </w:r>
        <w:r>
          <w:rPr>
            <w:noProof/>
            <w:webHidden/>
          </w:rPr>
          <w:instrText xml:space="preserve"> PAGEREF _Toc221807990 \h </w:instrText>
        </w:r>
        <w:r>
          <w:rPr>
            <w:noProof/>
            <w:webHidden/>
          </w:rPr>
        </w:r>
        <w:r>
          <w:rPr>
            <w:noProof/>
            <w:webHidden/>
          </w:rPr>
          <w:fldChar w:fldCharType="separate"/>
        </w:r>
        <w:r w:rsidR="005F14FA">
          <w:rPr>
            <w:noProof/>
            <w:webHidden/>
            <w:rtl/>
          </w:rPr>
          <w:t>11</w:t>
        </w:r>
        <w:r>
          <w:rPr>
            <w:noProof/>
            <w:webHidden/>
          </w:rPr>
          <w:fldChar w:fldCharType="end"/>
        </w:r>
      </w:hyperlink>
    </w:p>
    <w:p w14:paraId="58987263" w14:textId="3CD1B1C5" w:rsidR="000646D8" w:rsidRDefault="000646D8" w:rsidP="000646D8">
      <w:pPr>
        <w:pStyle w:val="TOC2"/>
        <w:tabs>
          <w:tab w:val="right" w:leader="dot" w:pos="9350"/>
        </w:tabs>
        <w:bidi/>
        <w:rPr>
          <w:rFonts w:eastAsiaTheme="minorEastAsia"/>
          <w:noProof/>
          <w:kern w:val="0"/>
          <w:sz w:val="22"/>
          <w:szCs w:val="22"/>
          <w14:ligatures w14:val="none"/>
        </w:rPr>
      </w:pPr>
      <w:hyperlink w:anchor="_Toc221807991" w:history="1">
        <w:r w:rsidRPr="00992C4C">
          <w:rPr>
            <w:rStyle w:val="Hyperlink"/>
            <w:noProof/>
            <w:rtl/>
          </w:rPr>
          <w:t>نقطه کار</w:t>
        </w:r>
        <w:r w:rsidRPr="00992C4C">
          <w:rPr>
            <w:rStyle w:val="Hyperlink"/>
            <w:noProof/>
            <w:lang w:bidi="fa-IR"/>
          </w:rPr>
          <w:t xml:space="preserve"> (Operating Point)</w:t>
        </w:r>
        <w:r>
          <w:rPr>
            <w:noProof/>
            <w:webHidden/>
          </w:rPr>
          <w:tab/>
        </w:r>
        <w:r>
          <w:rPr>
            <w:noProof/>
            <w:webHidden/>
          </w:rPr>
          <w:fldChar w:fldCharType="begin"/>
        </w:r>
        <w:r>
          <w:rPr>
            <w:noProof/>
            <w:webHidden/>
          </w:rPr>
          <w:instrText xml:space="preserve"> PAGEREF _Toc221807991 \h </w:instrText>
        </w:r>
        <w:r>
          <w:rPr>
            <w:noProof/>
            <w:webHidden/>
          </w:rPr>
        </w:r>
        <w:r>
          <w:rPr>
            <w:noProof/>
            <w:webHidden/>
          </w:rPr>
          <w:fldChar w:fldCharType="separate"/>
        </w:r>
        <w:r w:rsidR="005F14FA">
          <w:rPr>
            <w:noProof/>
            <w:webHidden/>
            <w:rtl/>
          </w:rPr>
          <w:t>11</w:t>
        </w:r>
        <w:r>
          <w:rPr>
            <w:noProof/>
            <w:webHidden/>
          </w:rPr>
          <w:fldChar w:fldCharType="end"/>
        </w:r>
      </w:hyperlink>
    </w:p>
    <w:p w14:paraId="6B69342D" w14:textId="6187737D" w:rsidR="000646D8" w:rsidRDefault="000646D8" w:rsidP="000646D8">
      <w:pPr>
        <w:pStyle w:val="TOC2"/>
        <w:tabs>
          <w:tab w:val="right" w:leader="dot" w:pos="9350"/>
        </w:tabs>
        <w:bidi/>
        <w:rPr>
          <w:rFonts w:eastAsiaTheme="minorEastAsia"/>
          <w:noProof/>
          <w:kern w:val="0"/>
          <w:sz w:val="22"/>
          <w:szCs w:val="22"/>
          <w14:ligatures w14:val="none"/>
        </w:rPr>
      </w:pPr>
      <w:hyperlink w:anchor="_Toc221807992" w:history="1">
        <w:r w:rsidRPr="00992C4C">
          <w:rPr>
            <w:rStyle w:val="Hyperlink"/>
            <w:noProof/>
            <w:rtl/>
          </w:rPr>
          <w:t>خط</w:t>
        </w:r>
        <w:r w:rsidRPr="00992C4C">
          <w:rPr>
            <w:rStyle w:val="Hyperlink"/>
            <w:rFonts w:hint="cs"/>
            <w:noProof/>
            <w:rtl/>
          </w:rPr>
          <w:t>ی‌</w:t>
        </w:r>
        <w:r w:rsidRPr="00992C4C">
          <w:rPr>
            <w:rStyle w:val="Hyperlink"/>
            <w:rFonts w:hint="eastAsia"/>
            <w:noProof/>
            <w:rtl/>
          </w:rPr>
          <w:t>ساز</w:t>
        </w:r>
        <w:r w:rsidRPr="00992C4C">
          <w:rPr>
            <w:rStyle w:val="Hyperlink"/>
            <w:rFonts w:hint="cs"/>
            <w:noProof/>
            <w:rtl/>
          </w:rPr>
          <w:t>ی</w:t>
        </w:r>
        <w:r w:rsidRPr="00992C4C">
          <w:rPr>
            <w:rStyle w:val="Hyperlink"/>
            <w:noProof/>
            <w:rtl/>
          </w:rPr>
          <w:t xml:space="preserve"> معادله</w:t>
        </w:r>
        <w:r w:rsidRPr="00992C4C">
          <w:rPr>
            <w:rStyle w:val="Hyperlink"/>
            <w:noProof/>
            <w:lang w:bidi="fa-IR"/>
          </w:rPr>
          <w:t xml:space="preserve"> (Linearization)</w:t>
        </w:r>
        <w:r>
          <w:rPr>
            <w:noProof/>
            <w:webHidden/>
          </w:rPr>
          <w:tab/>
        </w:r>
        <w:r>
          <w:rPr>
            <w:noProof/>
            <w:webHidden/>
          </w:rPr>
          <w:fldChar w:fldCharType="begin"/>
        </w:r>
        <w:r>
          <w:rPr>
            <w:noProof/>
            <w:webHidden/>
          </w:rPr>
          <w:instrText xml:space="preserve"> PAGEREF _Toc221807992 \h </w:instrText>
        </w:r>
        <w:r>
          <w:rPr>
            <w:noProof/>
            <w:webHidden/>
          </w:rPr>
        </w:r>
        <w:r>
          <w:rPr>
            <w:noProof/>
            <w:webHidden/>
          </w:rPr>
          <w:fldChar w:fldCharType="separate"/>
        </w:r>
        <w:r w:rsidR="005F14FA">
          <w:rPr>
            <w:noProof/>
            <w:webHidden/>
            <w:rtl/>
          </w:rPr>
          <w:t>12</w:t>
        </w:r>
        <w:r>
          <w:rPr>
            <w:noProof/>
            <w:webHidden/>
          </w:rPr>
          <w:fldChar w:fldCharType="end"/>
        </w:r>
      </w:hyperlink>
    </w:p>
    <w:p w14:paraId="3E0397FC" w14:textId="07B4007E" w:rsidR="000646D8" w:rsidRDefault="000646D8" w:rsidP="000646D8">
      <w:pPr>
        <w:pStyle w:val="TOC2"/>
        <w:tabs>
          <w:tab w:val="right" w:leader="dot" w:pos="9350"/>
        </w:tabs>
        <w:bidi/>
        <w:rPr>
          <w:rFonts w:eastAsiaTheme="minorEastAsia"/>
          <w:noProof/>
          <w:kern w:val="0"/>
          <w:sz w:val="22"/>
          <w:szCs w:val="22"/>
          <w14:ligatures w14:val="none"/>
        </w:rPr>
      </w:pPr>
      <w:hyperlink w:anchor="_Toc221807993" w:history="1">
        <w:r w:rsidRPr="00992C4C">
          <w:rPr>
            <w:rStyle w:val="Hyperlink"/>
            <w:noProof/>
            <w:rtl/>
          </w:rPr>
          <w:t>تابع تبد</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نها</w:t>
        </w:r>
        <w:r w:rsidRPr="00992C4C">
          <w:rPr>
            <w:rStyle w:val="Hyperlink"/>
            <w:rFonts w:hint="cs"/>
            <w:noProof/>
            <w:rtl/>
          </w:rPr>
          <w:t>یی</w:t>
        </w:r>
        <w:r w:rsidRPr="00992C4C">
          <w:rPr>
            <w:rStyle w:val="Hyperlink"/>
            <w:noProof/>
            <w:lang w:bidi="fa-IR"/>
          </w:rPr>
          <w:t xml:space="preserve"> (Transfer Function)</w:t>
        </w:r>
        <w:r>
          <w:rPr>
            <w:noProof/>
            <w:webHidden/>
          </w:rPr>
          <w:tab/>
        </w:r>
        <w:r>
          <w:rPr>
            <w:noProof/>
            <w:webHidden/>
          </w:rPr>
          <w:fldChar w:fldCharType="begin"/>
        </w:r>
        <w:r>
          <w:rPr>
            <w:noProof/>
            <w:webHidden/>
          </w:rPr>
          <w:instrText xml:space="preserve"> PAGEREF _Toc221807993 \h </w:instrText>
        </w:r>
        <w:r>
          <w:rPr>
            <w:noProof/>
            <w:webHidden/>
          </w:rPr>
        </w:r>
        <w:r>
          <w:rPr>
            <w:noProof/>
            <w:webHidden/>
          </w:rPr>
          <w:fldChar w:fldCharType="separate"/>
        </w:r>
        <w:r w:rsidR="005F14FA">
          <w:rPr>
            <w:noProof/>
            <w:webHidden/>
            <w:rtl/>
          </w:rPr>
          <w:t>14</w:t>
        </w:r>
        <w:r>
          <w:rPr>
            <w:noProof/>
            <w:webHidden/>
          </w:rPr>
          <w:fldChar w:fldCharType="end"/>
        </w:r>
      </w:hyperlink>
    </w:p>
    <w:p w14:paraId="2AEA7F48" w14:textId="161888E4" w:rsidR="000646D8" w:rsidRDefault="000646D8" w:rsidP="000646D8">
      <w:pPr>
        <w:pStyle w:val="TOC2"/>
        <w:tabs>
          <w:tab w:val="right" w:leader="dot" w:pos="9350"/>
        </w:tabs>
        <w:bidi/>
        <w:rPr>
          <w:rFonts w:eastAsiaTheme="minorEastAsia"/>
          <w:noProof/>
          <w:kern w:val="0"/>
          <w:sz w:val="22"/>
          <w:szCs w:val="22"/>
          <w14:ligatures w14:val="none"/>
        </w:rPr>
      </w:pPr>
      <w:hyperlink w:anchor="_Toc221807994" w:history="1">
        <w:r w:rsidRPr="00992C4C">
          <w:rPr>
            <w:rStyle w:val="Hyperlink"/>
            <w:noProof/>
            <w:rtl/>
            <w:lang w:bidi="fa-IR"/>
          </w:rPr>
          <w:t>چرا هم</w:t>
        </w:r>
        <w:r w:rsidRPr="00992C4C">
          <w:rPr>
            <w:rStyle w:val="Hyperlink"/>
            <w:rFonts w:hint="cs"/>
            <w:noProof/>
            <w:rtl/>
            <w:lang w:bidi="fa-IR"/>
          </w:rPr>
          <w:t>ی</w:t>
        </w:r>
        <w:r w:rsidRPr="00992C4C">
          <w:rPr>
            <w:rStyle w:val="Hyperlink"/>
            <w:rFonts w:hint="eastAsia"/>
            <w:noProof/>
            <w:rtl/>
            <w:lang w:bidi="fa-IR"/>
          </w:rPr>
          <w:t>شه</w:t>
        </w:r>
        <w:r w:rsidRPr="00992C4C">
          <w:rPr>
            <w:rStyle w:val="Hyperlink"/>
            <w:noProof/>
            <w:rtl/>
            <w:lang w:bidi="fa-IR"/>
          </w:rPr>
          <w:t xml:space="preserve"> معتبر ن</w:t>
        </w:r>
        <w:r w:rsidRPr="00992C4C">
          <w:rPr>
            <w:rStyle w:val="Hyperlink"/>
            <w:rFonts w:hint="cs"/>
            <w:noProof/>
            <w:rtl/>
            <w:lang w:bidi="fa-IR"/>
          </w:rPr>
          <w:t>ی</w:t>
        </w:r>
        <w:r w:rsidRPr="00992C4C">
          <w:rPr>
            <w:rStyle w:val="Hyperlink"/>
            <w:noProof/>
            <w:rtl/>
            <w:lang w:bidi="fa-IR"/>
          </w:rPr>
          <w:t>ست؟</w:t>
        </w:r>
        <w:r>
          <w:rPr>
            <w:noProof/>
            <w:webHidden/>
          </w:rPr>
          <w:tab/>
        </w:r>
        <w:r>
          <w:rPr>
            <w:noProof/>
            <w:webHidden/>
          </w:rPr>
          <w:fldChar w:fldCharType="begin"/>
        </w:r>
        <w:r>
          <w:rPr>
            <w:noProof/>
            <w:webHidden/>
          </w:rPr>
          <w:instrText xml:space="preserve"> PAGEREF _Toc221807994 \h </w:instrText>
        </w:r>
        <w:r>
          <w:rPr>
            <w:noProof/>
            <w:webHidden/>
          </w:rPr>
        </w:r>
        <w:r>
          <w:rPr>
            <w:noProof/>
            <w:webHidden/>
          </w:rPr>
          <w:fldChar w:fldCharType="separate"/>
        </w:r>
        <w:r w:rsidR="005F14FA">
          <w:rPr>
            <w:noProof/>
            <w:webHidden/>
            <w:rtl/>
          </w:rPr>
          <w:t>15</w:t>
        </w:r>
        <w:r>
          <w:rPr>
            <w:noProof/>
            <w:webHidden/>
          </w:rPr>
          <w:fldChar w:fldCharType="end"/>
        </w:r>
      </w:hyperlink>
    </w:p>
    <w:p w14:paraId="0121B3BE" w14:textId="5E7BA779" w:rsidR="000646D8" w:rsidRDefault="000646D8" w:rsidP="000646D8">
      <w:pPr>
        <w:pStyle w:val="TOC3"/>
        <w:tabs>
          <w:tab w:val="right" w:leader="dot" w:pos="9350"/>
        </w:tabs>
        <w:bidi/>
        <w:rPr>
          <w:rFonts w:eastAsiaTheme="minorEastAsia"/>
          <w:noProof/>
          <w:kern w:val="0"/>
          <w:sz w:val="22"/>
          <w:szCs w:val="22"/>
          <w14:ligatures w14:val="none"/>
        </w:rPr>
      </w:pPr>
      <w:hyperlink w:anchor="_Toc221807995" w:history="1">
        <w:r w:rsidRPr="00992C4C">
          <w:rPr>
            <w:rStyle w:val="Hyperlink"/>
            <w:noProof/>
            <w:rtl/>
            <w:lang w:bidi="fa-IR"/>
          </w:rPr>
          <w:t>خط</w:t>
        </w:r>
        <w:r w:rsidRPr="00992C4C">
          <w:rPr>
            <w:rStyle w:val="Hyperlink"/>
            <w:rFonts w:hint="cs"/>
            <w:noProof/>
            <w:rtl/>
            <w:lang w:bidi="fa-IR"/>
          </w:rPr>
          <w:t>ی‌</w:t>
        </w:r>
        <w:r w:rsidRPr="00992C4C">
          <w:rPr>
            <w:rStyle w:val="Hyperlink"/>
            <w:noProof/>
            <w:rtl/>
            <w:lang w:bidi="fa-IR"/>
          </w:rPr>
          <w:t>ساز</w:t>
        </w:r>
        <w:r w:rsidRPr="00992C4C">
          <w:rPr>
            <w:rStyle w:val="Hyperlink"/>
            <w:rFonts w:hint="cs"/>
            <w:noProof/>
            <w:rtl/>
            <w:lang w:bidi="fa-IR"/>
          </w:rPr>
          <w:t>ی</w:t>
        </w:r>
        <w:r w:rsidRPr="00992C4C">
          <w:rPr>
            <w:rStyle w:val="Hyperlink"/>
            <w:noProof/>
            <w:rtl/>
            <w:lang w:bidi="fa-IR"/>
          </w:rPr>
          <w:t xml:space="preserve"> حول نقطه کار</w:t>
        </w:r>
        <w:r>
          <w:rPr>
            <w:noProof/>
            <w:webHidden/>
          </w:rPr>
          <w:tab/>
        </w:r>
        <w:r>
          <w:rPr>
            <w:noProof/>
            <w:webHidden/>
          </w:rPr>
          <w:fldChar w:fldCharType="begin"/>
        </w:r>
        <w:r>
          <w:rPr>
            <w:noProof/>
            <w:webHidden/>
          </w:rPr>
          <w:instrText xml:space="preserve"> PAGEREF _Toc221807995 \h </w:instrText>
        </w:r>
        <w:r>
          <w:rPr>
            <w:noProof/>
            <w:webHidden/>
          </w:rPr>
        </w:r>
        <w:r>
          <w:rPr>
            <w:noProof/>
            <w:webHidden/>
          </w:rPr>
          <w:fldChar w:fldCharType="separate"/>
        </w:r>
        <w:r w:rsidR="005F14FA">
          <w:rPr>
            <w:noProof/>
            <w:webHidden/>
            <w:rtl/>
          </w:rPr>
          <w:t>15</w:t>
        </w:r>
        <w:r>
          <w:rPr>
            <w:noProof/>
            <w:webHidden/>
          </w:rPr>
          <w:fldChar w:fldCharType="end"/>
        </w:r>
      </w:hyperlink>
    </w:p>
    <w:p w14:paraId="04F9378D" w14:textId="207A3882" w:rsidR="000646D8" w:rsidRDefault="000646D8" w:rsidP="000646D8">
      <w:pPr>
        <w:pStyle w:val="TOC3"/>
        <w:tabs>
          <w:tab w:val="right" w:leader="dot" w:pos="9350"/>
        </w:tabs>
        <w:bidi/>
        <w:rPr>
          <w:rFonts w:eastAsiaTheme="minorEastAsia"/>
          <w:noProof/>
          <w:kern w:val="0"/>
          <w:sz w:val="22"/>
          <w:szCs w:val="22"/>
          <w14:ligatures w14:val="none"/>
        </w:rPr>
      </w:pPr>
      <w:hyperlink w:anchor="_Toc221807996" w:history="1">
        <w:r w:rsidRPr="00992C4C">
          <w:rPr>
            <w:rStyle w:val="Hyperlink"/>
            <w:noProof/>
            <w:rtl/>
            <w:lang w:bidi="fa-IR"/>
          </w:rPr>
          <w:t>فرض س</w:t>
        </w:r>
        <w:r w:rsidRPr="00992C4C">
          <w:rPr>
            <w:rStyle w:val="Hyperlink"/>
            <w:rFonts w:hint="cs"/>
            <w:noProof/>
            <w:rtl/>
            <w:lang w:bidi="fa-IR"/>
          </w:rPr>
          <w:t>ی</w:t>
        </w:r>
        <w:r w:rsidRPr="00992C4C">
          <w:rPr>
            <w:rStyle w:val="Hyperlink"/>
            <w:noProof/>
            <w:rtl/>
            <w:lang w:bidi="fa-IR"/>
          </w:rPr>
          <w:t>گنال کوچک</w:t>
        </w:r>
        <w:r>
          <w:rPr>
            <w:noProof/>
            <w:webHidden/>
          </w:rPr>
          <w:tab/>
        </w:r>
        <w:r>
          <w:rPr>
            <w:noProof/>
            <w:webHidden/>
          </w:rPr>
          <w:fldChar w:fldCharType="begin"/>
        </w:r>
        <w:r>
          <w:rPr>
            <w:noProof/>
            <w:webHidden/>
          </w:rPr>
          <w:instrText xml:space="preserve"> PAGEREF _Toc221807996 \h </w:instrText>
        </w:r>
        <w:r>
          <w:rPr>
            <w:noProof/>
            <w:webHidden/>
          </w:rPr>
        </w:r>
        <w:r>
          <w:rPr>
            <w:noProof/>
            <w:webHidden/>
          </w:rPr>
          <w:fldChar w:fldCharType="separate"/>
        </w:r>
        <w:r w:rsidR="005F14FA">
          <w:rPr>
            <w:noProof/>
            <w:webHidden/>
            <w:rtl/>
          </w:rPr>
          <w:t>16</w:t>
        </w:r>
        <w:r>
          <w:rPr>
            <w:noProof/>
            <w:webHidden/>
          </w:rPr>
          <w:fldChar w:fldCharType="end"/>
        </w:r>
      </w:hyperlink>
    </w:p>
    <w:p w14:paraId="67D4C030" w14:textId="4347930A" w:rsidR="000646D8" w:rsidRDefault="000646D8" w:rsidP="000646D8">
      <w:pPr>
        <w:pStyle w:val="TOC3"/>
        <w:tabs>
          <w:tab w:val="right" w:leader="dot" w:pos="9350"/>
        </w:tabs>
        <w:bidi/>
        <w:rPr>
          <w:rFonts w:eastAsiaTheme="minorEastAsia"/>
          <w:noProof/>
          <w:kern w:val="0"/>
          <w:sz w:val="22"/>
          <w:szCs w:val="22"/>
          <w14:ligatures w14:val="none"/>
        </w:rPr>
      </w:pPr>
      <w:hyperlink w:anchor="_Toc221807997" w:history="1">
        <w:r w:rsidRPr="00992C4C">
          <w:rPr>
            <w:rStyle w:val="Hyperlink"/>
            <w:noProof/>
            <w:rtl/>
            <w:lang w:bidi="fa-IR"/>
          </w:rPr>
          <w:t>محدود</w:t>
        </w:r>
        <w:r w:rsidRPr="00992C4C">
          <w:rPr>
            <w:rStyle w:val="Hyperlink"/>
            <w:rFonts w:hint="cs"/>
            <w:noProof/>
            <w:rtl/>
            <w:lang w:bidi="fa-IR"/>
          </w:rPr>
          <w:t>ی</w:t>
        </w:r>
        <w:r w:rsidRPr="00992C4C">
          <w:rPr>
            <w:rStyle w:val="Hyperlink"/>
            <w:noProof/>
            <w:rtl/>
            <w:lang w:bidi="fa-IR"/>
          </w:rPr>
          <w:t>ت‌ها</w:t>
        </w:r>
        <w:r w:rsidRPr="00992C4C">
          <w:rPr>
            <w:rStyle w:val="Hyperlink"/>
            <w:rFonts w:hint="cs"/>
            <w:noProof/>
            <w:rtl/>
            <w:lang w:bidi="fa-IR"/>
          </w:rPr>
          <w:t>ی</w:t>
        </w:r>
        <w:r w:rsidRPr="00992C4C">
          <w:rPr>
            <w:rStyle w:val="Hyperlink"/>
            <w:noProof/>
            <w:rtl/>
            <w:lang w:bidi="fa-IR"/>
          </w:rPr>
          <w:t xml:space="preserve"> ف</w:t>
        </w:r>
        <w:r w:rsidRPr="00992C4C">
          <w:rPr>
            <w:rStyle w:val="Hyperlink"/>
            <w:rFonts w:hint="cs"/>
            <w:noProof/>
            <w:rtl/>
            <w:lang w:bidi="fa-IR"/>
          </w:rPr>
          <w:t>ی</w:t>
        </w:r>
        <w:r w:rsidRPr="00992C4C">
          <w:rPr>
            <w:rStyle w:val="Hyperlink"/>
            <w:noProof/>
            <w:rtl/>
            <w:lang w:bidi="fa-IR"/>
          </w:rPr>
          <w:t>ز</w:t>
        </w:r>
        <w:r w:rsidRPr="00992C4C">
          <w:rPr>
            <w:rStyle w:val="Hyperlink"/>
            <w:rFonts w:hint="cs"/>
            <w:noProof/>
            <w:rtl/>
            <w:lang w:bidi="fa-IR"/>
          </w:rPr>
          <w:t>ی</w:t>
        </w:r>
        <w:r w:rsidRPr="00992C4C">
          <w:rPr>
            <w:rStyle w:val="Hyperlink"/>
            <w:noProof/>
            <w:rtl/>
            <w:lang w:bidi="fa-IR"/>
          </w:rPr>
          <w:t>ک</w:t>
        </w:r>
        <w:r w:rsidRPr="00992C4C">
          <w:rPr>
            <w:rStyle w:val="Hyperlink"/>
            <w:rFonts w:hint="cs"/>
            <w:noProof/>
            <w:rtl/>
            <w:lang w:bidi="fa-IR"/>
          </w:rPr>
          <w:t>ی</w:t>
        </w:r>
        <w:r>
          <w:rPr>
            <w:noProof/>
            <w:webHidden/>
          </w:rPr>
          <w:tab/>
        </w:r>
        <w:r>
          <w:rPr>
            <w:noProof/>
            <w:webHidden/>
          </w:rPr>
          <w:fldChar w:fldCharType="begin"/>
        </w:r>
        <w:r>
          <w:rPr>
            <w:noProof/>
            <w:webHidden/>
          </w:rPr>
          <w:instrText xml:space="preserve"> PAGEREF _Toc221807997 \h </w:instrText>
        </w:r>
        <w:r>
          <w:rPr>
            <w:noProof/>
            <w:webHidden/>
          </w:rPr>
        </w:r>
        <w:r>
          <w:rPr>
            <w:noProof/>
            <w:webHidden/>
          </w:rPr>
          <w:fldChar w:fldCharType="separate"/>
        </w:r>
        <w:r w:rsidR="005F14FA">
          <w:rPr>
            <w:noProof/>
            <w:webHidden/>
            <w:rtl/>
          </w:rPr>
          <w:t>16</w:t>
        </w:r>
        <w:r>
          <w:rPr>
            <w:noProof/>
            <w:webHidden/>
          </w:rPr>
          <w:fldChar w:fldCharType="end"/>
        </w:r>
      </w:hyperlink>
    </w:p>
    <w:p w14:paraId="67DDDDF7" w14:textId="6A9A98BA" w:rsidR="000646D8" w:rsidRDefault="000646D8" w:rsidP="000646D8">
      <w:pPr>
        <w:pStyle w:val="TOC1"/>
        <w:rPr>
          <w:rFonts w:eastAsiaTheme="minorEastAsia"/>
          <w:noProof/>
          <w:kern w:val="0"/>
          <w:sz w:val="22"/>
          <w:szCs w:val="22"/>
          <w14:ligatures w14:val="none"/>
        </w:rPr>
      </w:pPr>
      <w:hyperlink w:anchor="_Toc221807998" w:history="1">
        <w:r w:rsidRPr="00992C4C">
          <w:rPr>
            <w:rStyle w:val="Hyperlink"/>
            <w:noProof/>
            <w:rtl/>
            <w:lang w:bidi="fa-IR"/>
          </w:rPr>
          <w:t>تحل</w:t>
        </w:r>
        <w:r w:rsidRPr="00992C4C">
          <w:rPr>
            <w:rStyle w:val="Hyperlink"/>
            <w:rFonts w:hint="cs"/>
            <w:noProof/>
            <w:rtl/>
            <w:lang w:bidi="fa-IR"/>
          </w:rPr>
          <w:t>ی</w:t>
        </w:r>
        <w:r w:rsidRPr="00992C4C">
          <w:rPr>
            <w:rStyle w:val="Hyperlink"/>
            <w:rFonts w:hint="eastAsia"/>
            <w:noProof/>
            <w:rtl/>
            <w:lang w:bidi="fa-IR"/>
          </w:rPr>
          <w:t>ل</w:t>
        </w:r>
        <w:r w:rsidRPr="00992C4C">
          <w:rPr>
            <w:rStyle w:val="Hyperlink"/>
            <w:noProof/>
            <w:rtl/>
            <w:lang w:bidi="fa-IR"/>
          </w:rPr>
          <w:t xml:space="preserve"> حلقه باز</w:t>
        </w:r>
        <w:r>
          <w:rPr>
            <w:noProof/>
            <w:webHidden/>
          </w:rPr>
          <w:tab/>
        </w:r>
        <w:r>
          <w:rPr>
            <w:noProof/>
            <w:webHidden/>
          </w:rPr>
          <w:fldChar w:fldCharType="begin"/>
        </w:r>
        <w:r>
          <w:rPr>
            <w:noProof/>
            <w:webHidden/>
          </w:rPr>
          <w:instrText xml:space="preserve"> PAGEREF _Toc221807998 \h </w:instrText>
        </w:r>
        <w:r>
          <w:rPr>
            <w:noProof/>
            <w:webHidden/>
          </w:rPr>
        </w:r>
        <w:r>
          <w:rPr>
            <w:noProof/>
            <w:webHidden/>
          </w:rPr>
          <w:fldChar w:fldCharType="separate"/>
        </w:r>
        <w:r w:rsidR="005F14FA">
          <w:rPr>
            <w:noProof/>
            <w:webHidden/>
            <w:rtl/>
          </w:rPr>
          <w:t>16</w:t>
        </w:r>
        <w:r>
          <w:rPr>
            <w:noProof/>
            <w:webHidden/>
          </w:rPr>
          <w:fldChar w:fldCharType="end"/>
        </w:r>
      </w:hyperlink>
    </w:p>
    <w:p w14:paraId="4599363B" w14:textId="45ABB024" w:rsidR="000646D8" w:rsidRDefault="000646D8" w:rsidP="000646D8">
      <w:pPr>
        <w:pStyle w:val="TOC2"/>
        <w:tabs>
          <w:tab w:val="right" w:leader="dot" w:pos="9350"/>
        </w:tabs>
        <w:bidi/>
        <w:rPr>
          <w:rFonts w:eastAsiaTheme="minorEastAsia"/>
          <w:noProof/>
          <w:kern w:val="0"/>
          <w:sz w:val="22"/>
          <w:szCs w:val="22"/>
          <w14:ligatures w14:val="none"/>
        </w:rPr>
      </w:pPr>
      <w:hyperlink w:anchor="_Toc221807999"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پاسخ زمان</w:t>
        </w:r>
        <w:r w:rsidRPr="00992C4C">
          <w:rPr>
            <w:rStyle w:val="Hyperlink"/>
            <w:rFonts w:hint="cs"/>
            <w:noProof/>
            <w:rtl/>
          </w:rPr>
          <w:t>ی</w:t>
        </w:r>
        <w:r w:rsidRPr="00992C4C">
          <w:rPr>
            <w:rStyle w:val="Hyperlink"/>
            <w:noProof/>
            <w:lang w:bidi="fa-IR"/>
          </w:rPr>
          <w:t xml:space="preserve"> (Time Response)</w:t>
        </w:r>
        <w:r>
          <w:rPr>
            <w:noProof/>
            <w:webHidden/>
          </w:rPr>
          <w:tab/>
        </w:r>
        <w:r>
          <w:rPr>
            <w:noProof/>
            <w:webHidden/>
          </w:rPr>
          <w:fldChar w:fldCharType="begin"/>
        </w:r>
        <w:r>
          <w:rPr>
            <w:noProof/>
            <w:webHidden/>
          </w:rPr>
          <w:instrText xml:space="preserve"> PAGEREF _Toc221807999 \h </w:instrText>
        </w:r>
        <w:r>
          <w:rPr>
            <w:noProof/>
            <w:webHidden/>
          </w:rPr>
        </w:r>
        <w:r>
          <w:rPr>
            <w:noProof/>
            <w:webHidden/>
          </w:rPr>
          <w:fldChar w:fldCharType="separate"/>
        </w:r>
        <w:r w:rsidR="005F14FA">
          <w:rPr>
            <w:noProof/>
            <w:webHidden/>
            <w:rtl/>
          </w:rPr>
          <w:t>17</w:t>
        </w:r>
        <w:r>
          <w:rPr>
            <w:noProof/>
            <w:webHidden/>
          </w:rPr>
          <w:fldChar w:fldCharType="end"/>
        </w:r>
      </w:hyperlink>
    </w:p>
    <w:p w14:paraId="21C245AF" w14:textId="681B5D90" w:rsidR="000646D8" w:rsidRDefault="000646D8" w:rsidP="000646D8">
      <w:pPr>
        <w:pStyle w:val="TOC2"/>
        <w:tabs>
          <w:tab w:val="right" w:leader="dot" w:pos="9350"/>
        </w:tabs>
        <w:bidi/>
        <w:rPr>
          <w:rFonts w:eastAsiaTheme="minorEastAsia"/>
          <w:noProof/>
          <w:kern w:val="0"/>
          <w:sz w:val="22"/>
          <w:szCs w:val="22"/>
          <w14:ligatures w14:val="none"/>
        </w:rPr>
      </w:pPr>
      <w:hyperlink w:anchor="_Toc221808000" w:history="1">
        <w:r w:rsidRPr="00992C4C">
          <w:rPr>
            <w:rStyle w:val="Hyperlink"/>
            <w:noProof/>
            <w:rtl/>
          </w:rPr>
          <w:t>مقا</w:t>
        </w:r>
        <w:r w:rsidRPr="00992C4C">
          <w:rPr>
            <w:rStyle w:val="Hyperlink"/>
            <w:rFonts w:hint="cs"/>
            <w:noProof/>
            <w:rtl/>
          </w:rPr>
          <w:t>ی</w:t>
        </w:r>
        <w:r w:rsidRPr="00992C4C">
          <w:rPr>
            <w:rStyle w:val="Hyperlink"/>
            <w:rFonts w:hint="eastAsia"/>
            <w:noProof/>
            <w:rtl/>
          </w:rPr>
          <w:t>سه</w:t>
        </w:r>
        <w:r w:rsidRPr="00992C4C">
          <w:rPr>
            <w:rStyle w:val="Hyperlink"/>
            <w:noProof/>
            <w:rtl/>
          </w:rPr>
          <w:t xml:space="preserve"> پاسخ به پله کوچک و بزرگ در س</w:t>
        </w:r>
        <w:r w:rsidRPr="00992C4C">
          <w:rPr>
            <w:rStyle w:val="Hyperlink"/>
            <w:rFonts w:hint="cs"/>
            <w:noProof/>
            <w:rtl/>
          </w:rPr>
          <w:t>ی</w:t>
        </w:r>
        <w:r w:rsidRPr="00992C4C">
          <w:rPr>
            <w:rStyle w:val="Hyperlink"/>
            <w:rFonts w:hint="eastAsia"/>
            <w:noProof/>
            <w:rtl/>
          </w:rPr>
          <w:t>ستم</w:t>
        </w:r>
        <w:r w:rsidRPr="00992C4C">
          <w:rPr>
            <w:rStyle w:val="Hyperlink"/>
            <w:noProof/>
            <w:rtl/>
          </w:rPr>
          <w:t xml:space="preserve"> غ</w:t>
        </w:r>
        <w:r w:rsidRPr="00992C4C">
          <w:rPr>
            <w:rStyle w:val="Hyperlink"/>
            <w:rFonts w:hint="cs"/>
            <w:noProof/>
            <w:rtl/>
          </w:rPr>
          <w:t>ی</w:t>
        </w:r>
        <w:r w:rsidRPr="00992C4C">
          <w:rPr>
            <w:rStyle w:val="Hyperlink"/>
            <w:rFonts w:hint="eastAsia"/>
            <w:noProof/>
            <w:rtl/>
          </w:rPr>
          <w:t>رخط</w:t>
        </w:r>
        <w:r w:rsidRPr="00992C4C">
          <w:rPr>
            <w:rStyle w:val="Hyperlink"/>
            <w:rFonts w:hint="cs"/>
            <w:noProof/>
            <w:rtl/>
          </w:rPr>
          <w:t>ی</w:t>
        </w:r>
        <w:r>
          <w:rPr>
            <w:noProof/>
            <w:webHidden/>
          </w:rPr>
          <w:tab/>
        </w:r>
        <w:r>
          <w:rPr>
            <w:noProof/>
            <w:webHidden/>
          </w:rPr>
          <w:fldChar w:fldCharType="begin"/>
        </w:r>
        <w:r>
          <w:rPr>
            <w:noProof/>
            <w:webHidden/>
          </w:rPr>
          <w:instrText xml:space="preserve"> PAGEREF _Toc221808000 \h </w:instrText>
        </w:r>
        <w:r>
          <w:rPr>
            <w:noProof/>
            <w:webHidden/>
          </w:rPr>
        </w:r>
        <w:r>
          <w:rPr>
            <w:noProof/>
            <w:webHidden/>
          </w:rPr>
          <w:fldChar w:fldCharType="separate"/>
        </w:r>
        <w:r w:rsidR="005F14FA">
          <w:rPr>
            <w:noProof/>
            <w:webHidden/>
            <w:rtl/>
          </w:rPr>
          <w:t>17</w:t>
        </w:r>
        <w:r>
          <w:rPr>
            <w:noProof/>
            <w:webHidden/>
          </w:rPr>
          <w:fldChar w:fldCharType="end"/>
        </w:r>
      </w:hyperlink>
    </w:p>
    <w:p w14:paraId="34F812A8" w14:textId="6901CE56" w:rsidR="000646D8" w:rsidRDefault="000646D8" w:rsidP="000646D8">
      <w:pPr>
        <w:pStyle w:val="TOC3"/>
        <w:tabs>
          <w:tab w:val="right" w:leader="dot" w:pos="9350"/>
        </w:tabs>
        <w:bidi/>
        <w:rPr>
          <w:rFonts w:eastAsiaTheme="minorEastAsia"/>
          <w:noProof/>
          <w:kern w:val="0"/>
          <w:sz w:val="22"/>
          <w:szCs w:val="22"/>
          <w14:ligatures w14:val="none"/>
        </w:rPr>
      </w:pPr>
      <w:hyperlink w:anchor="_Toc221808001" w:history="1">
        <w:r w:rsidRPr="00992C4C">
          <w:rPr>
            <w:rStyle w:val="Hyperlink"/>
            <w:noProof/>
            <w:rtl/>
            <w:lang w:bidi="fa-IR"/>
          </w:rPr>
          <w:t>تفاوت پله کوچک و بزرگ در س</w:t>
        </w:r>
        <w:r w:rsidRPr="00992C4C">
          <w:rPr>
            <w:rStyle w:val="Hyperlink"/>
            <w:rFonts w:hint="cs"/>
            <w:noProof/>
            <w:rtl/>
            <w:lang w:bidi="fa-IR"/>
          </w:rPr>
          <w:t>ی</w:t>
        </w:r>
        <w:r w:rsidRPr="00992C4C">
          <w:rPr>
            <w:rStyle w:val="Hyperlink"/>
            <w:noProof/>
            <w:rtl/>
            <w:lang w:bidi="fa-IR"/>
          </w:rPr>
          <w:t>ستم غ</w:t>
        </w:r>
        <w:r w:rsidRPr="00992C4C">
          <w:rPr>
            <w:rStyle w:val="Hyperlink"/>
            <w:rFonts w:hint="cs"/>
            <w:noProof/>
            <w:rtl/>
            <w:lang w:bidi="fa-IR"/>
          </w:rPr>
          <w:t>ی</w:t>
        </w:r>
        <w:r w:rsidRPr="00992C4C">
          <w:rPr>
            <w:rStyle w:val="Hyperlink"/>
            <w:noProof/>
            <w:rtl/>
            <w:lang w:bidi="fa-IR"/>
          </w:rPr>
          <w:t>رخط</w:t>
        </w:r>
        <w:r w:rsidRPr="00992C4C">
          <w:rPr>
            <w:rStyle w:val="Hyperlink"/>
            <w:rFonts w:hint="cs"/>
            <w:noProof/>
            <w:rtl/>
            <w:lang w:bidi="fa-IR"/>
          </w:rPr>
          <w:t>ی</w:t>
        </w:r>
        <w:r>
          <w:rPr>
            <w:noProof/>
            <w:webHidden/>
          </w:rPr>
          <w:tab/>
        </w:r>
        <w:r>
          <w:rPr>
            <w:noProof/>
            <w:webHidden/>
          </w:rPr>
          <w:fldChar w:fldCharType="begin"/>
        </w:r>
        <w:r>
          <w:rPr>
            <w:noProof/>
            <w:webHidden/>
          </w:rPr>
          <w:instrText xml:space="preserve"> PAGEREF _Toc221808001 \h </w:instrText>
        </w:r>
        <w:r>
          <w:rPr>
            <w:noProof/>
            <w:webHidden/>
          </w:rPr>
        </w:r>
        <w:r>
          <w:rPr>
            <w:noProof/>
            <w:webHidden/>
          </w:rPr>
          <w:fldChar w:fldCharType="separate"/>
        </w:r>
        <w:r w:rsidR="005F14FA">
          <w:rPr>
            <w:noProof/>
            <w:webHidden/>
            <w:rtl/>
          </w:rPr>
          <w:t>17</w:t>
        </w:r>
        <w:r>
          <w:rPr>
            <w:noProof/>
            <w:webHidden/>
          </w:rPr>
          <w:fldChar w:fldCharType="end"/>
        </w:r>
      </w:hyperlink>
    </w:p>
    <w:p w14:paraId="2BF086D5" w14:textId="40AD4AA5" w:rsidR="000646D8" w:rsidRDefault="000646D8" w:rsidP="000646D8">
      <w:pPr>
        <w:pStyle w:val="TOC3"/>
        <w:tabs>
          <w:tab w:val="right" w:leader="dot" w:pos="9350"/>
        </w:tabs>
        <w:bidi/>
        <w:rPr>
          <w:rFonts w:eastAsiaTheme="minorEastAsia"/>
          <w:noProof/>
          <w:kern w:val="0"/>
          <w:sz w:val="22"/>
          <w:szCs w:val="22"/>
          <w14:ligatures w14:val="none"/>
        </w:rPr>
      </w:pPr>
      <w:hyperlink w:anchor="_Toc221808002" w:history="1">
        <w:r w:rsidRPr="00992C4C">
          <w:rPr>
            <w:rStyle w:val="Hyperlink"/>
            <w:noProof/>
            <w:rtl/>
            <w:lang w:bidi="fa-IR"/>
          </w:rPr>
          <w:t>اثبات ر</w:t>
        </w:r>
        <w:r w:rsidRPr="00992C4C">
          <w:rPr>
            <w:rStyle w:val="Hyperlink"/>
            <w:rFonts w:hint="cs"/>
            <w:noProof/>
            <w:rtl/>
            <w:lang w:bidi="fa-IR"/>
          </w:rPr>
          <w:t>ی</w:t>
        </w:r>
        <w:r w:rsidRPr="00992C4C">
          <w:rPr>
            <w:rStyle w:val="Hyperlink"/>
            <w:noProof/>
            <w:rtl/>
            <w:lang w:bidi="fa-IR"/>
          </w:rPr>
          <w:t>اض</w:t>
        </w:r>
        <w:r w:rsidRPr="00992C4C">
          <w:rPr>
            <w:rStyle w:val="Hyperlink"/>
            <w:rFonts w:hint="cs"/>
            <w:noProof/>
            <w:rtl/>
            <w:lang w:bidi="fa-IR"/>
          </w:rPr>
          <w:t>ی</w:t>
        </w:r>
        <w:r w:rsidRPr="00992C4C">
          <w:rPr>
            <w:rStyle w:val="Hyperlink"/>
            <w:noProof/>
            <w:rtl/>
            <w:lang w:bidi="fa-IR"/>
          </w:rPr>
          <w:t xml:space="preserve"> و توض</w:t>
        </w:r>
        <w:r w:rsidRPr="00992C4C">
          <w:rPr>
            <w:rStyle w:val="Hyperlink"/>
            <w:rFonts w:hint="cs"/>
            <w:noProof/>
            <w:rtl/>
            <w:lang w:bidi="fa-IR"/>
          </w:rPr>
          <w:t>ی</w:t>
        </w:r>
        <w:r w:rsidRPr="00992C4C">
          <w:rPr>
            <w:rStyle w:val="Hyperlink"/>
            <w:noProof/>
            <w:rtl/>
            <w:lang w:bidi="fa-IR"/>
          </w:rPr>
          <w:t>حات</w:t>
        </w:r>
        <w:r>
          <w:rPr>
            <w:noProof/>
            <w:webHidden/>
          </w:rPr>
          <w:tab/>
        </w:r>
        <w:r>
          <w:rPr>
            <w:noProof/>
            <w:webHidden/>
          </w:rPr>
          <w:fldChar w:fldCharType="begin"/>
        </w:r>
        <w:r>
          <w:rPr>
            <w:noProof/>
            <w:webHidden/>
          </w:rPr>
          <w:instrText xml:space="preserve"> PAGEREF _Toc221808002 \h </w:instrText>
        </w:r>
        <w:r>
          <w:rPr>
            <w:noProof/>
            <w:webHidden/>
          </w:rPr>
        </w:r>
        <w:r>
          <w:rPr>
            <w:noProof/>
            <w:webHidden/>
          </w:rPr>
          <w:fldChar w:fldCharType="separate"/>
        </w:r>
        <w:r w:rsidR="005F14FA">
          <w:rPr>
            <w:noProof/>
            <w:webHidden/>
            <w:rtl/>
          </w:rPr>
          <w:t>18</w:t>
        </w:r>
        <w:r>
          <w:rPr>
            <w:noProof/>
            <w:webHidden/>
          </w:rPr>
          <w:fldChar w:fldCharType="end"/>
        </w:r>
      </w:hyperlink>
    </w:p>
    <w:p w14:paraId="45715E03" w14:textId="776021D4" w:rsidR="000646D8" w:rsidRDefault="000646D8" w:rsidP="000646D8">
      <w:pPr>
        <w:pStyle w:val="TOC2"/>
        <w:tabs>
          <w:tab w:val="right" w:leader="dot" w:pos="9350"/>
        </w:tabs>
        <w:bidi/>
        <w:rPr>
          <w:rFonts w:eastAsiaTheme="minorEastAsia"/>
          <w:noProof/>
          <w:kern w:val="0"/>
          <w:sz w:val="22"/>
          <w:szCs w:val="22"/>
          <w14:ligatures w14:val="none"/>
        </w:rPr>
      </w:pPr>
      <w:hyperlink w:anchor="_Toc221808003"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پاسخ‌ها</w:t>
        </w:r>
        <w:r w:rsidRPr="00992C4C">
          <w:rPr>
            <w:rStyle w:val="Hyperlink"/>
            <w:rFonts w:hint="cs"/>
            <w:noProof/>
            <w:rtl/>
          </w:rPr>
          <w:t>ی</w:t>
        </w:r>
        <w:r w:rsidRPr="00992C4C">
          <w:rPr>
            <w:rStyle w:val="Hyperlink"/>
            <w:noProof/>
            <w:rtl/>
          </w:rPr>
          <w:t xml:space="preserve"> استاندارد</w:t>
        </w:r>
        <w:r>
          <w:rPr>
            <w:noProof/>
            <w:webHidden/>
          </w:rPr>
          <w:tab/>
        </w:r>
        <w:r>
          <w:rPr>
            <w:noProof/>
            <w:webHidden/>
          </w:rPr>
          <w:fldChar w:fldCharType="begin"/>
        </w:r>
        <w:r>
          <w:rPr>
            <w:noProof/>
            <w:webHidden/>
          </w:rPr>
          <w:instrText xml:space="preserve"> PAGEREF _Toc221808003 \h </w:instrText>
        </w:r>
        <w:r>
          <w:rPr>
            <w:noProof/>
            <w:webHidden/>
          </w:rPr>
        </w:r>
        <w:r>
          <w:rPr>
            <w:noProof/>
            <w:webHidden/>
          </w:rPr>
          <w:fldChar w:fldCharType="separate"/>
        </w:r>
        <w:r w:rsidR="005F14FA">
          <w:rPr>
            <w:noProof/>
            <w:webHidden/>
            <w:rtl/>
          </w:rPr>
          <w:t>19</w:t>
        </w:r>
        <w:r>
          <w:rPr>
            <w:noProof/>
            <w:webHidden/>
          </w:rPr>
          <w:fldChar w:fldCharType="end"/>
        </w:r>
      </w:hyperlink>
    </w:p>
    <w:p w14:paraId="2930819E" w14:textId="6F96454C" w:rsidR="000646D8" w:rsidRDefault="000646D8" w:rsidP="000646D8">
      <w:pPr>
        <w:pStyle w:val="TOC2"/>
        <w:tabs>
          <w:tab w:val="right" w:leader="dot" w:pos="9350"/>
        </w:tabs>
        <w:bidi/>
        <w:rPr>
          <w:rFonts w:eastAsiaTheme="minorEastAsia"/>
          <w:noProof/>
          <w:kern w:val="0"/>
          <w:sz w:val="22"/>
          <w:szCs w:val="22"/>
          <w14:ligatures w14:val="none"/>
        </w:rPr>
      </w:pPr>
      <w:hyperlink w:anchor="_Toc221808004" w:history="1">
        <w:r w:rsidRPr="00992C4C">
          <w:rPr>
            <w:rStyle w:val="Hyperlink"/>
            <w:noProof/>
            <w:rtl/>
          </w:rPr>
          <w:t>ساختار س</w:t>
        </w:r>
        <w:r w:rsidRPr="00992C4C">
          <w:rPr>
            <w:rStyle w:val="Hyperlink"/>
            <w:rFonts w:hint="cs"/>
            <w:noProof/>
            <w:rtl/>
          </w:rPr>
          <w:t>ی</w:t>
        </w:r>
        <w:r w:rsidRPr="00992C4C">
          <w:rPr>
            <w:rStyle w:val="Hyperlink"/>
            <w:rFonts w:hint="eastAsia"/>
            <w:noProof/>
            <w:rtl/>
          </w:rPr>
          <w:t>ستم</w:t>
        </w:r>
        <w:r>
          <w:rPr>
            <w:noProof/>
            <w:webHidden/>
          </w:rPr>
          <w:tab/>
        </w:r>
        <w:r>
          <w:rPr>
            <w:noProof/>
            <w:webHidden/>
          </w:rPr>
          <w:fldChar w:fldCharType="begin"/>
        </w:r>
        <w:r>
          <w:rPr>
            <w:noProof/>
            <w:webHidden/>
          </w:rPr>
          <w:instrText xml:space="preserve"> PAGEREF _Toc221808004 \h </w:instrText>
        </w:r>
        <w:r>
          <w:rPr>
            <w:noProof/>
            <w:webHidden/>
          </w:rPr>
        </w:r>
        <w:r>
          <w:rPr>
            <w:noProof/>
            <w:webHidden/>
          </w:rPr>
          <w:fldChar w:fldCharType="separate"/>
        </w:r>
        <w:r w:rsidR="005F14FA">
          <w:rPr>
            <w:noProof/>
            <w:webHidden/>
            <w:rtl/>
          </w:rPr>
          <w:t>20</w:t>
        </w:r>
        <w:r>
          <w:rPr>
            <w:noProof/>
            <w:webHidden/>
          </w:rPr>
          <w:fldChar w:fldCharType="end"/>
        </w:r>
      </w:hyperlink>
    </w:p>
    <w:p w14:paraId="44E94CC9" w14:textId="196DCF7C" w:rsidR="000646D8" w:rsidRDefault="000646D8" w:rsidP="000646D8">
      <w:pPr>
        <w:pStyle w:val="TOC1"/>
        <w:rPr>
          <w:rFonts w:eastAsiaTheme="minorEastAsia"/>
          <w:noProof/>
          <w:kern w:val="0"/>
          <w:sz w:val="22"/>
          <w:szCs w:val="22"/>
          <w14:ligatures w14:val="none"/>
        </w:rPr>
      </w:pPr>
      <w:hyperlink w:anchor="_Toc221808005" w:history="1">
        <w:r w:rsidRPr="00992C4C">
          <w:rPr>
            <w:rStyle w:val="Hyperlink"/>
            <w:noProof/>
            <w:rtl/>
            <w:lang w:bidi="fa-IR"/>
          </w:rPr>
          <w:t>تحل</w:t>
        </w:r>
        <w:r w:rsidRPr="00992C4C">
          <w:rPr>
            <w:rStyle w:val="Hyperlink"/>
            <w:rFonts w:hint="cs"/>
            <w:noProof/>
            <w:rtl/>
            <w:lang w:bidi="fa-IR"/>
          </w:rPr>
          <w:t>ی</w:t>
        </w:r>
        <w:r w:rsidRPr="00992C4C">
          <w:rPr>
            <w:rStyle w:val="Hyperlink"/>
            <w:rFonts w:hint="eastAsia"/>
            <w:noProof/>
            <w:rtl/>
            <w:lang w:bidi="fa-IR"/>
          </w:rPr>
          <w:t>ل</w:t>
        </w:r>
        <w:r w:rsidRPr="00992C4C">
          <w:rPr>
            <w:rStyle w:val="Hyperlink"/>
            <w:noProof/>
            <w:rtl/>
            <w:lang w:bidi="fa-IR"/>
          </w:rPr>
          <w:t xml:space="preserve"> پا</w:t>
        </w:r>
        <w:r w:rsidRPr="00992C4C">
          <w:rPr>
            <w:rStyle w:val="Hyperlink"/>
            <w:rFonts w:hint="cs"/>
            <w:noProof/>
            <w:rtl/>
            <w:lang w:bidi="fa-IR"/>
          </w:rPr>
          <w:t>ی</w:t>
        </w:r>
        <w:r w:rsidRPr="00992C4C">
          <w:rPr>
            <w:rStyle w:val="Hyperlink"/>
            <w:rFonts w:hint="eastAsia"/>
            <w:noProof/>
            <w:rtl/>
            <w:lang w:bidi="fa-IR"/>
          </w:rPr>
          <w:t>دار</w:t>
        </w:r>
        <w:r w:rsidRPr="00992C4C">
          <w:rPr>
            <w:rStyle w:val="Hyperlink"/>
            <w:rFonts w:hint="cs"/>
            <w:noProof/>
            <w:rtl/>
            <w:lang w:bidi="fa-IR"/>
          </w:rPr>
          <w:t>ی</w:t>
        </w:r>
        <w:r w:rsidRPr="00992C4C">
          <w:rPr>
            <w:rStyle w:val="Hyperlink"/>
            <w:noProof/>
            <w:rtl/>
            <w:lang w:bidi="fa-IR"/>
          </w:rPr>
          <w:t>:</w:t>
        </w:r>
        <w:r>
          <w:rPr>
            <w:noProof/>
            <w:webHidden/>
          </w:rPr>
          <w:tab/>
        </w:r>
        <w:r>
          <w:rPr>
            <w:noProof/>
            <w:webHidden/>
          </w:rPr>
          <w:fldChar w:fldCharType="begin"/>
        </w:r>
        <w:r>
          <w:rPr>
            <w:noProof/>
            <w:webHidden/>
          </w:rPr>
          <w:instrText xml:space="preserve"> PAGEREF _Toc221808005 \h </w:instrText>
        </w:r>
        <w:r>
          <w:rPr>
            <w:noProof/>
            <w:webHidden/>
          </w:rPr>
        </w:r>
        <w:r>
          <w:rPr>
            <w:noProof/>
            <w:webHidden/>
          </w:rPr>
          <w:fldChar w:fldCharType="separate"/>
        </w:r>
        <w:r w:rsidR="005F14FA">
          <w:rPr>
            <w:noProof/>
            <w:webHidden/>
            <w:rtl/>
          </w:rPr>
          <w:t>20</w:t>
        </w:r>
        <w:r>
          <w:rPr>
            <w:noProof/>
            <w:webHidden/>
          </w:rPr>
          <w:fldChar w:fldCharType="end"/>
        </w:r>
      </w:hyperlink>
    </w:p>
    <w:p w14:paraId="45339250" w14:textId="14949137" w:rsidR="000646D8" w:rsidRDefault="000646D8" w:rsidP="000646D8">
      <w:pPr>
        <w:pStyle w:val="TOC2"/>
        <w:tabs>
          <w:tab w:val="right" w:leader="dot" w:pos="9350"/>
        </w:tabs>
        <w:bidi/>
        <w:rPr>
          <w:rFonts w:eastAsiaTheme="minorEastAsia"/>
          <w:noProof/>
          <w:kern w:val="0"/>
          <w:sz w:val="22"/>
          <w:szCs w:val="22"/>
          <w14:ligatures w14:val="none"/>
        </w:rPr>
      </w:pPr>
      <w:hyperlink w:anchor="_Toc221808006" w:history="1">
        <w:r w:rsidRPr="00992C4C">
          <w:rPr>
            <w:rStyle w:val="Hyperlink"/>
            <w:noProof/>
            <w:rtl/>
          </w:rPr>
          <w:t>پا</w:t>
        </w:r>
        <w:r w:rsidRPr="00992C4C">
          <w:rPr>
            <w:rStyle w:val="Hyperlink"/>
            <w:rFonts w:hint="cs"/>
            <w:noProof/>
            <w:rtl/>
          </w:rPr>
          <w:t>ی</w:t>
        </w:r>
        <w:r w:rsidRPr="00992C4C">
          <w:rPr>
            <w:rStyle w:val="Hyperlink"/>
            <w:rFonts w:hint="eastAsia"/>
            <w:noProof/>
            <w:rtl/>
          </w:rPr>
          <w:t>دار</w:t>
        </w:r>
        <w:r w:rsidRPr="00992C4C">
          <w:rPr>
            <w:rStyle w:val="Hyperlink"/>
            <w:rFonts w:hint="cs"/>
            <w:noProof/>
            <w:rtl/>
          </w:rPr>
          <w:t>ی</w:t>
        </w:r>
        <w:r w:rsidRPr="00992C4C">
          <w:rPr>
            <w:rStyle w:val="Hyperlink"/>
            <w:noProof/>
            <w:lang w:bidi="fa-IR"/>
          </w:rPr>
          <w:t xml:space="preserve"> BIBO</w:t>
        </w:r>
        <w:r>
          <w:rPr>
            <w:noProof/>
            <w:webHidden/>
          </w:rPr>
          <w:tab/>
        </w:r>
        <w:r>
          <w:rPr>
            <w:noProof/>
            <w:webHidden/>
          </w:rPr>
          <w:fldChar w:fldCharType="begin"/>
        </w:r>
        <w:r>
          <w:rPr>
            <w:noProof/>
            <w:webHidden/>
          </w:rPr>
          <w:instrText xml:space="preserve"> PAGEREF _Toc221808006 \h </w:instrText>
        </w:r>
        <w:r>
          <w:rPr>
            <w:noProof/>
            <w:webHidden/>
          </w:rPr>
        </w:r>
        <w:r>
          <w:rPr>
            <w:noProof/>
            <w:webHidden/>
          </w:rPr>
          <w:fldChar w:fldCharType="separate"/>
        </w:r>
        <w:r w:rsidR="005F14FA">
          <w:rPr>
            <w:noProof/>
            <w:webHidden/>
            <w:rtl/>
          </w:rPr>
          <w:t>20</w:t>
        </w:r>
        <w:r>
          <w:rPr>
            <w:noProof/>
            <w:webHidden/>
          </w:rPr>
          <w:fldChar w:fldCharType="end"/>
        </w:r>
      </w:hyperlink>
    </w:p>
    <w:p w14:paraId="6680D1FD" w14:textId="175D5BB5" w:rsidR="000646D8" w:rsidRDefault="000646D8" w:rsidP="000646D8">
      <w:pPr>
        <w:pStyle w:val="TOC2"/>
        <w:tabs>
          <w:tab w:val="right" w:leader="dot" w:pos="9350"/>
        </w:tabs>
        <w:bidi/>
        <w:rPr>
          <w:rFonts w:eastAsiaTheme="minorEastAsia"/>
          <w:noProof/>
          <w:kern w:val="0"/>
          <w:sz w:val="22"/>
          <w:szCs w:val="22"/>
          <w14:ligatures w14:val="none"/>
        </w:rPr>
      </w:pPr>
      <w:hyperlink w:anchor="_Toc221808007" w:history="1">
        <w:r w:rsidRPr="00992C4C">
          <w:rPr>
            <w:rStyle w:val="Hyperlink"/>
            <w:noProof/>
            <w:rtl/>
          </w:rPr>
          <w:t>مع</w:t>
        </w:r>
        <w:r w:rsidRPr="00992C4C">
          <w:rPr>
            <w:rStyle w:val="Hyperlink"/>
            <w:rFonts w:hint="cs"/>
            <w:noProof/>
            <w:rtl/>
          </w:rPr>
          <w:t>ی</w:t>
        </w:r>
        <w:r w:rsidRPr="00992C4C">
          <w:rPr>
            <w:rStyle w:val="Hyperlink"/>
            <w:rFonts w:hint="eastAsia"/>
            <w:noProof/>
            <w:rtl/>
          </w:rPr>
          <w:t>ار</w:t>
        </w:r>
        <w:r w:rsidRPr="00992C4C">
          <w:rPr>
            <w:rStyle w:val="Hyperlink"/>
            <w:noProof/>
            <w:rtl/>
          </w:rPr>
          <w:t xml:space="preserve"> پا</w:t>
        </w:r>
        <w:r w:rsidRPr="00992C4C">
          <w:rPr>
            <w:rStyle w:val="Hyperlink"/>
            <w:rFonts w:hint="cs"/>
            <w:noProof/>
            <w:rtl/>
          </w:rPr>
          <w:t>ی</w:t>
        </w:r>
        <w:r w:rsidRPr="00992C4C">
          <w:rPr>
            <w:rStyle w:val="Hyperlink"/>
            <w:rFonts w:hint="eastAsia"/>
            <w:noProof/>
            <w:rtl/>
          </w:rPr>
          <w:t>دار</w:t>
        </w:r>
        <w:r w:rsidRPr="00992C4C">
          <w:rPr>
            <w:rStyle w:val="Hyperlink"/>
            <w:rFonts w:hint="cs"/>
            <w:noProof/>
            <w:rtl/>
          </w:rPr>
          <w:t>ی</w:t>
        </w:r>
        <w:r w:rsidRPr="00992C4C">
          <w:rPr>
            <w:rStyle w:val="Hyperlink"/>
            <w:noProof/>
            <w:rtl/>
          </w:rPr>
          <w:t xml:space="preserve"> راث-هرو</w:t>
        </w:r>
        <w:r w:rsidRPr="00992C4C">
          <w:rPr>
            <w:rStyle w:val="Hyperlink"/>
            <w:rFonts w:hint="cs"/>
            <w:noProof/>
            <w:rtl/>
          </w:rPr>
          <w:t>ی</w:t>
        </w:r>
        <w:r w:rsidRPr="00992C4C">
          <w:rPr>
            <w:rStyle w:val="Hyperlink"/>
            <w:rFonts w:hint="eastAsia"/>
            <w:noProof/>
            <w:rtl/>
          </w:rPr>
          <w:t>تز</w:t>
        </w:r>
        <w:r w:rsidRPr="00992C4C">
          <w:rPr>
            <w:rStyle w:val="Hyperlink"/>
            <w:noProof/>
            <w:lang w:bidi="fa-IR"/>
          </w:rPr>
          <w:t xml:space="preserve"> (Routh-Hurwitz Criterion)</w:t>
        </w:r>
        <w:r>
          <w:rPr>
            <w:noProof/>
            <w:webHidden/>
          </w:rPr>
          <w:tab/>
        </w:r>
        <w:r>
          <w:rPr>
            <w:noProof/>
            <w:webHidden/>
          </w:rPr>
          <w:fldChar w:fldCharType="begin"/>
        </w:r>
        <w:r>
          <w:rPr>
            <w:noProof/>
            <w:webHidden/>
          </w:rPr>
          <w:instrText xml:space="preserve"> PAGEREF _Toc221808007 \h </w:instrText>
        </w:r>
        <w:r>
          <w:rPr>
            <w:noProof/>
            <w:webHidden/>
          </w:rPr>
        </w:r>
        <w:r>
          <w:rPr>
            <w:noProof/>
            <w:webHidden/>
          </w:rPr>
          <w:fldChar w:fldCharType="separate"/>
        </w:r>
        <w:r w:rsidR="005F14FA">
          <w:rPr>
            <w:noProof/>
            <w:webHidden/>
            <w:rtl/>
          </w:rPr>
          <w:t>20</w:t>
        </w:r>
        <w:r>
          <w:rPr>
            <w:noProof/>
            <w:webHidden/>
          </w:rPr>
          <w:fldChar w:fldCharType="end"/>
        </w:r>
      </w:hyperlink>
    </w:p>
    <w:p w14:paraId="7704C953" w14:textId="0F5A1512" w:rsidR="000646D8" w:rsidRDefault="000646D8" w:rsidP="000646D8">
      <w:pPr>
        <w:pStyle w:val="TOC2"/>
        <w:tabs>
          <w:tab w:val="right" w:leader="dot" w:pos="9350"/>
        </w:tabs>
        <w:bidi/>
        <w:rPr>
          <w:rFonts w:eastAsiaTheme="minorEastAsia"/>
          <w:noProof/>
          <w:kern w:val="0"/>
          <w:sz w:val="22"/>
          <w:szCs w:val="22"/>
          <w14:ligatures w14:val="none"/>
        </w:rPr>
      </w:pPr>
      <w:hyperlink w:anchor="_Toc221808008"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محل قطب‌ها و صفرها</w:t>
        </w:r>
        <w:r w:rsidRPr="00992C4C">
          <w:rPr>
            <w:rStyle w:val="Hyperlink"/>
            <w:noProof/>
            <w:lang w:bidi="fa-IR"/>
          </w:rPr>
          <w:t xml:space="preserve"> (Pole-Zero Map)</w:t>
        </w:r>
        <w:r>
          <w:rPr>
            <w:noProof/>
            <w:webHidden/>
          </w:rPr>
          <w:tab/>
        </w:r>
        <w:r>
          <w:rPr>
            <w:noProof/>
            <w:webHidden/>
          </w:rPr>
          <w:fldChar w:fldCharType="begin"/>
        </w:r>
        <w:r>
          <w:rPr>
            <w:noProof/>
            <w:webHidden/>
          </w:rPr>
          <w:instrText xml:space="preserve"> PAGEREF _Toc221808008 \h </w:instrText>
        </w:r>
        <w:r>
          <w:rPr>
            <w:noProof/>
            <w:webHidden/>
          </w:rPr>
        </w:r>
        <w:r>
          <w:rPr>
            <w:noProof/>
            <w:webHidden/>
          </w:rPr>
          <w:fldChar w:fldCharType="separate"/>
        </w:r>
        <w:r w:rsidR="005F14FA">
          <w:rPr>
            <w:noProof/>
            <w:webHidden/>
            <w:rtl/>
          </w:rPr>
          <w:t>21</w:t>
        </w:r>
        <w:r>
          <w:rPr>
            <w:noProof/>
            <w:webHidden/>
          </w:rPr>
          <w:fldChar w:fldCharType="end"/>
        </w:r>
      </w:hyperlink>
    </w:p>
    <w:p w14:paraId="0DAC5D02" w14:textId="719506AD" w:rsidR="000646D8" w:rsidRDefault="000646D8" w:rsidP="000646D8">
      <w:pPr>
        <w:pStyle w:val="TOC2"/>
        <w:tabs>
          <w:tab w:val="right" w:leader="dot" w:pos="9350"/>
        </w:tabs>
        <w:bidi/>
        <w:rPr>
          <w:rFonts w:eastAsiaTheme="minorEastAsia"/>
          <w:noProof/>
          <w:kern w:val="0"/>
          <w:sz w:val="22"/>
          <w:szCs w:val="22"/>
          <w14:ligatures w14:val="none"/>
        </w:rPr>
      </w:pPr>
      <w:hyperlink w:anchor="_Toc221808009"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رفتار غ</w:t>
        </w:r>
        <w:r w:rsidRPr="00992C4C">
          <w:rPr>
            <w:rStyle w:val="Hyperlink"/>
            <w:rFonts w:hint="cs"/>
            <w:noProof/>
            <w:rtl/>
          </w:rPr>
          <w:t>ی</w:t>
        </w:r>
        <w:r w:rsidRPr="00992C4C">
          <w:rPr>
            <w:rStyle w:val="Hyperlink"/>
            <w:rFonts w:hint="eastAsia"/>
            <w:noProof/>
            <w:rtl/>
          </w:rPr>
          <w:t>رخط</w:t>
        </w:r>
        <w:r w:rsidRPr="00992C4C">
          <w:rPr>
            <w:rStyle w:val="Hyperlink"/>
            <w:rFonts w:hint="cs"/>
            <w:noProof/>
            <w:rtl/>
          </w:rPr>
          <w:t>ی</w:t>
        </w:r>
        <w:r w:rsidRPr="00992C4C">
          <w:rPr>
            <w:rStyle w:val="Hyperlink"/>
            <w:noProof/>
            <w:rtl/>
          </w:rPr>
          <w:t xml:space="preserve"> و ناپا</w:t>
        </w:r>
        <w:r w:rsidRPr="00992C4C">
          <w:rPr>
            <w:rStyle w:val="Hyperlink"/>
            <w:rFonts w:hint="cs"/>
            <w:noProof/>
            <w:rtl/>
          </w:rPr>
          <w:t>ی</w:t>
        </w:r>
        <w:r w:rsidRPr="00992C4C">
          <w:rPr>
            <w:rStyle w:val="Hyperlink"/>
            <w:rFonts w:hint="eastAsia"/>
            <w:noProof/>
            <w:rtl/>
          </w:rPr>
          <w:t>دار</w:t>
        </w:r>
        <w:r w:rsidRPr="00992C4C">
          <w:rPr>
            <w:rStyle w:val="Hyperlink"/>
            <w:rFonts w:hint="cs"/>
            <w:noProof/>
            <w:rtl/>
          </w:rPr>
          <w:t>ی</w:t>
        </w:r>
        <w:r w:rsidRPr="00992C4C">
          <w:rPr>
            <w:rStyle w:val="Hyperlink"/>
            <w:noProof/>
            <w:lang w:bidi="fa-IR"/>
          </w:rPr>
          <w:t xml:space="preserve"> (Non-linear Analysis)</w:t>
        </w:r>
        <w:r>
          <w:rPr>
            <w:noProof/>
            <w:webHidden/>
          </w:rPr>
          <w:tab/>
        </w:r>
        <w:r>
          <w:rPr>
            <w:noProof/>
            <w:webHidden/>
          </w:rPr>
          <w:fldChar w:fldCharType="begin"/>
        </w:r>
        <w:r>
          <w:rPr>
            <w:noProof/>
            <w:webHidden/>
          </w:rPr>
          <w:instrText xml:space="preserve"> PAGEREF _Toc221808009 \h </w:instrText>
        </w:r>
        <w:r>
          <w:rPr>
            <w:noProof/>
            <w:webHidden/>
          </w:rPr>
        </w:r>
        <w:r>
          <w:rPr>
            <w:noProof/>
            <w:webHidden/>
          </w:rPr>
          <w:fldChar w:fldCharType="separate"/>
        </w:r>
        <w:r w:rsidR="005F14FA">
          <w:rPr>
            <w:noProof/>
            <w:webHidden/>
            <w:rtl/>
          </w:rPr>
          <w:t>21</w:t>
        </w:r>
        <w:r>
          <w:rPr>
            <w:noProof/>
            <w:webHidden/>
          </w:rPr>
          <w:fldChar w:fldCharType="end"/>
        </w:r>
      </w:hyperlink>
    </w:p>
    <w:p w14:paraId="2878BFEA" w14:textId="6B4F64CC" w:rsidR="000646D8" w:rsidRDefault="000646D8" w:rsidP="000646D8">
      <w:pPr>
        <w:pStyle w:val="TOC3"/>
        <w:tabs>
          <w:tab w:val="right" w:leader="dot" w:pos="9350"/>
        </w:tabs>
        <w:bidi/>
        <w:rPr>
          <w:rFonts w:eastAsiaTheme="minorEastAsia"/>
          <w:noProof/>
          <w:kern w:val="0"/>
          <w:sz w:val="22"/>
          <w:szCs w:val="22"/>
          <w14:ligatures w14:val="none"/>
        </w:rPr>
      </w:pPr>
      <w:hyperlink w:anchor="_Toc221808010" w:history="1">
        <w:r w:rsidRPr="00992C4C">
          <w:rPr>
            <w:rStyle w:val="Hyperlink"/>
            <w:noProof/>
            <w:rtl/>
          </w:rPr>
          <w:t>اشباع محرک و وا</w:t>
        </w:r>
        <w:r w:rsidRPr="00992C4C">
          <w:rPr>
            <w:rStyle w:val="Hyperlink"/>
            <w:rFonts w:hint="cs"/>
            <w:noProof/>
            <w:rtl/>
          </w:rPr>
          <w:t>ی</w:t>
        </w:r>
        <w:r w:rsidRPr="00992C4C">
          <w:rPr>
            <w:rStyle w:val="Hyperlink"/>
            <w:rFonts w:hint="eastAsia"/>
            <w:noProof/>
            <w:rtl/>
          </w:rPr>
          <w:t>نداپ</w:t>
        </w:r>
        <w:r w:rsidRPr="00992C4C">
          <w:rPr>
            <w:rStyle w:val="Hyperlink"/>
            <w:noProof/>
            <w:rtl/>
          </w:rPr>
          <w:t xml:space="preserve"> انتگرال‌گ</w:t>
        </w:r>
        <w:r w:rsidRPr="00992C4C">
          <w:rPr>
            <w:rStyle w:val="Hyperlink"/>
            <w:rFonts w:hint="cs"/>
            <w:noProof/>
            <w:rtl/>
          </w:rPr>
          <w:t>ی</w:t>
        </w:r>
        <w:r w:rsidRPr="00992C4C">
          <w:rPr>
            <w:rStyle w:val="Hyperlink"/>
            <w:rFonts w:hint="eastAsia"/>
            <w:noProof/>
            <w:rtl/>
          </w:rPr>
          <w:t>ر</w:t>
        </w:r>
        <w:r w:rsidRPr="00992C4C">
          <w:rPr>
            <w:rStyle w:val="Hyperlink"/>
            <w:noProof/>
            <w:lang w:bidi="fa-IR"/>
          </w:rPr>
          <w:t xml:space="preserve"> (Actuator Saturation &amp; Integrator Windup):</w:t>
        </w:r>
        <w:r>
          <w:rPr>
            <w:noProof/>
            <w:webHidden/>
          </w:rPr>
          <w:tab/>
        </w:r>
        <w:r>
          <w:rPr>
            <w:noProof/>
            <w:webHidden/>
          </w:rPr>
          <w:fldChar w:fldCharType="begin"/>
        </w:r>
        <w:r>
          <w:rPr>
            <w:noProof/>
            <w:webHidden/>
          </w:rPr>
          <w:instrText xml:space="preserve"> PAGEREF _Toc221808010 \h </w:instrText>
        </w:r>
        <w:r>
          <w:rPr>
            <w:noProof/>
            <w:webHidden/>
          </w:rPr>
        </w:r>
        <w:r>
          <w:rPr>
            <w:noProof/>
            <w:webHidden/>
          </w:rPr>
          <w:fldChar w:fldCharType="separate"/>
        </w:r>
        <w:r w:rsidR="005F14FA">
          <w:rPr>
            <w:noProof/>
            <w:webHidden/>
            <w:rtl/>
          </w:rPr>
          <w:t>22</w:t>
        </w:r>
        <w:r>
          <w:rPr>
            <w:noProof/>
            <w:webHidden/>
          </w:rPr>
          <w:fldChar w:fldCharType="end"/>
        </w:r>
      </w:hyperlink>
    </w:p>
    <w:p w14:paraId="3B673199" w14:textId="69443984" w:rsidR="000646D8" w:rsidRDefault="000646D8" w:rsidP="000646D8">
      <w:pPr>
        <w:pStyle w:val="TOC3"/>
        <w:tabs>
          <w:tab w:val="right" w:leader="dot" w:pos="9350"/>
        </w:tabs>
        <w:bidi/>
        <w:rPr>
          <w:rFonts w:eastAsiaTheme="minorEastAsia"/>
          <w:noProof/>
          <w:kern w:val="0"/>
          <w:sz w:val="22"/>
          <w:szCs w:val="22"/>
          <w14:ligatures w14:val="none"/>
        </w:rPr>
      </w:pPr>
      <w:hyperlink w:anchor="_Toc221808011" w:history="1">
        <w:r w:rsidRPr="00992C4C">
          <w:rPr>
            <w:rStyle w:val="Hyperlink"/>
            <w:noProof/>
            <w:rtl/>
          </w:rPr>
          <w:t>سرر</w:t>
        </w:r>
        <w:r w:rsidRPr="00992C4C">
          <w:rPr>
            <w:rStyle w:val="Hyperlink"/>
            <w:rFonts w:hint="cs"/>
            <w:noProof/>
            <w:rtl/>
          </w:rPr>
          <w:t>ی</w:t>
        </w:r>
        <w:r w:rsidRPr="00992C4C">
          <w:rPr>
            <w:rStyle w:val="Hyperlink"/>
            <w:rFonts w:hint="eastAsia"/>
            <w:noProof/>
            <w:rtl/>
          </w:rPr>
          <w:t>ز</w:t>
        </w:r>
        <w:r w:rsidRPr="00992C4C">
          <w:rPr>
            <w:rStyle w:val="Hyperlink"/>
            <w:noProof/>
            <w:rtl/>
          </w:rPr>
          <w:t xml:space="preserve"> مخزن</w:t>
        </w:r>
        <w:r w:rsidRPr="00992C4C">
          <w:rPr>
            <w:rStyle w:val="Hyperlink"/>
            <w:noProof/>
            <w:lang w:bidi="fa-IR"/>
          </w:rPr>
          <w:t xml:space="preserve"> (Overflow):</w:t>
        </w:r>
        <w:r>
          <w:rPr>
            <w:noProof/>
            <w:webHidden/>
          </w:rPr>
          <w:tab/>
        </w:r>
        <w:r>
          <w:rPr>
            <w:noProof/>
            <w:webHidden/>
          </w:rPr>
          <w:fldChar w:fldCharType="begin"/>
        </w:r>
        <w:r>
          <w:rPr>
            <w:noProof/>
            <w:webHidden/>
          </w:rPr>
          <w:instrText xml:space="preserve"> PAGEREF _Toc221808011 \h </w:instrText>
        </w:r>
        <w:r>
          <w:rPr>
            <w:noProof/>
            <w:webHidden/>
          </w:rPr>
        </w:r>
        <w:r>
          <w:rPr>
            <w:noProof/>
            <w:webHidden/>
          </w:rPr>
          <w:fldChar w:fldCharType="separate"/>
        </w:r>
        <w:r w:rsidR="005F14FA">
          <w:rPr>
            <w:noProof/>
            <w:webHidden/>
            <w:rtl/>
          </w:rPr>
          <w:t>22</w:t>
        </w:r>
        <w:r>
          <w:rPr>
            <w:noProof/>
            <w:webHidden/>
          </w:rPr>
          <w:fldChar w:fldCharType="end"/>
        </w:r>
      </w:hyperlink>
    </w:p>
    <w:p w14:paraId="00E6A044" w14:textId="5F6B180A" w:rsidR="000646D8" w:rsidRDefault="000646D8" w:rsidP="000646D8">
      <w:pPr>
        <w:pStyle w:val="TOC1"/>
        <w:rPr>
          <w:rFonts w:eastAsiaTheme="minorEastAsia"/>
          <w:noProof/>
          <w:kern w:val="0"/>
          <w:sz w:val="22"/>
          <w:szCs w:val="22"/>
          <w14:ligatures w14:val="none"/>
        </w:rPr>
      </w:pPr>
      <w:hyperlink w:anchor="_Toc221808012" w:history="1">
        <w:r w:rsidRPr="00992C4C">
          <w:rPr>
            <w:rStyle w:val="Hyperlink"/>
            <w:noProof/>
            <w:rtl/>
            <w:lang w:bidi="fa-IR"/>
          </w:rPr>
          <w:t>تحل</w:t>
        </w:r>
        <w:r w:rsidRPr="00992C4C">
          <w:rPr>
            <w:rStyle w:val="Hyperlink"/>
            <w:rFonts w:hint="cs"/>
            <w:noProof/>
            <w:rtl/>
            <w:lang w:bidi="fa-IR"/>
          </w:rPr>
          <w:t>ی</w:t>
        </w:r>
        <w:r w:rsidRPr="00992C4C">
          <w:rPr>
            <w:rStyle w:val="Hyperlink"/>
            <w:rFonts w:hint="eastAsia"/>
            <w:noProof/>
            <w:rtl/>
            <w:lang w:bidi="fa-IR"/>
          </w:rPr>
          <w:t>ل</w:t>
        </w:r>
        <w:r w:rsidRPr="00992C4C">
          <w:rPr>
            <w:rStyle w:val="Hyperlink"/>
            <w:noProof/>
            <w:rtl/>
            <w:lang w:bidi="fa-IR"/>
          </w:rPr>
          <w:t xml:space="preserve"> در حوزه فرکانس</w:t>
        </w:r>
        <w:r>
          <w:rPr>
            <w:noProof/>
            <w:webHidden/>
          </w:rPr>
          <w:tab/>
        </w:r>
        <w:r>
          <w:rPr>
            <w:noProof/>
            <w:webHidden/>
          </w:rPr>
          <w:fldChar w:fldCharType="begin"/>
        </w:r>
        <w:r>
          <w:rPr>
            <w:noProof/>
            <w:webHidden/>
          </w:rPr>
          <w:instrText xml:space="preserve"> PAGEREF _Toc221808012 \h </w:instrText>
        </w:r>
        <w:r>
          <w:rPr>
            <w:noProof/>
            <w:webHidden/>
          </w:rPr>
        </w:r>
        <w:r>
          <w:rPr>
            <w:noProof/>
            <w:webHidden/>
          </w:rPr>
          <w:fldChar w:fldCharType="separate"/>
        </w:r>
        <w:r w:rsidR="005F14FA">
          <w:rPr>
            <w:noProof/>
            <w:webHidden/>
            <w:rtl/>
          </w:rPr>
          <w:t>22</w:t>
        </w:r>
        <w:r>
          <w:rPr>
            <w:noProof/>
            <w:webHidden/>
          </w:rPr>
          <w:fldChar w:fldCharType="end"/>
        </w:r>
      </w:hyperlink>
    </w:p>
    <w:p w14:paraId="2A9EF079" w14:textId="747B9F13" w:rsidR="000646D8" w:rsidRDefault="000646D8" w:rsidP="000646D8">
      <w:pPr>
        <w:pStyle w:val="TOC2"/>
        <w:tabs>
          <w:tab w:val="right" w:leader="dot" w:pos="9350"/>
        </w:tabs>
        <w:bidi/>
        <w:rPr>
          <w:rFonts w:eastAsiaTheme="minorEastAsia"/>
          <w:noProof/>
          <w:kern w:val="0"/>
          <w:sz w:val="22"/>
          <w:szCs w:val="22"/>
          <w14:ligatures w14:val="none"/>
        </w:rPr>
      </w:pPr>
      <w:hyperlink w:anchor="_Toc221808013" w:history="1">
        <w:r w:rsidRPr="00992C4C">
          <w:rPr>
            <w:rStyle w:val="Hyperlink"/>
            <w:noProof/>
            <w:rtl/>
            <w:lang w:bidi="fa-IR"/>
          </w:rPr>
          <w:t>نمودار بود و نا</w:t>
        </w:r>
        <w:r w:rsidRPr="00992C4C">
          <w:rPr>
            <w:rStyle w:val="Hyperlink"/>
            <w:rFonts w:hint="cs"/>
            <w:noProof/>
            <w:rtl/>
            <w:lang w:bidi="fa-IR"/>
          </w:rPr>
          <w:t>ی</w:t>
        </w:r>
        <w:r w:rsidRPr="00992C4C">
          <w:rPr>
            <w:rStyle w:val="Hyperlink"/>
            <w:rFonts w:hint="eastAsia"/>
            <w:noProof/>
            <w:rtl/>
            <w:lang w:bidi="fa-IR"/>
          </w:rPr>
          <w:t>کو</w:t>
        </w:r>
        <w:r w:rsidRPr="00992C4C">
          <w:rPr>
            <w:rStyle w:val="Hyperlink"/>
            <w:rFonts w:hint="cs"/>
            <w:noProof/>
            <w:rtl/>
            <w:lang w:bidi="fa-IR"/>
          </w:rPr>
          <w:t>ی</w:t>
        </w:r>
        <w:r w:rsidRPr="00992C4C">
          <w:rPr>
            <w:rStyle w:val="Hyperlink"/>
            <w:rFonts w:hint="eastAsia"/>
            <w:noProof/>
            <w:rtl/>
            <w:lang w:bidi="fa-IR"/>
          </w:rPr>
          <w:t>ست</w:t>
        </w:r>
        <w:r w:rsidRPr="00992C4C">
          <w:rPr>
            <w:rStyle w:val="Hyperlink"/>
            <w:noProof/>
            <w:rtl/>
            <w:lang w:bidi="fa-IR"/>
          </w:rPr>
          <w:t xml:space="preserve"> :</w:t>
        </w:r>
        <w:r>
          <w:rPr>
            <w:noProof/>
            <w:webHidden/>
          </w:rPr>
          <w:tab/>
        </w:r>
        <w:r>
          <w:rPr>
            <w:noProof/>
            <w:webHidden/>
          </w:rPr>
          <w:fldChar w:fldCharType="begin"/>
        </w:r>
        <w:r>
          <w:rPr>
            <w:noProof/>
            <w:webHidden/>
          </w:rPr>
          <w:instrText xml:space="preserve"> PAGEREF _Toc221808013 \h </w:instrText>
        </w:r>
        <w:r>
          <w:rPr>
            <w:noProof/>
            <w:webHidden/>
          </w:rPr>
        </w:r>
        <w:r>
          <w:rPr>
            <w:noProof/>
            <w:webHidden/>
          </w:rPr>
          <w:fldChar w:fldCharType="separate"/>
        </w:r>
        <w:r w:rsidR="005F14FA">
          <w:rPr>
            <w:noProof/>
            <w:webHidden/>
            <w:rtl/>
          </w:rPr>
          <w:t>22</w:t>
        </w:r>
        <w:r>
          <w:rPr>
            <w:noProof/>
            <w:webHidden/>
          </w:rPr>
          <w:fldChar w:fldCharType="end"/>
        </w:r>
      </w:hyperlink>
    </w:p>
    <w:p w14:paraId="2E7C2C66" w14:textId="22C0DD79" w:rsidR="000646D8" w:rsidRDefault="000646D8" w:rsidP="000646D8">
      <w:pPr>
        <w:pStyle w:val="TOC2"/>
        <w:tabs>
          <w:tab w:val="right" w:leader="dot" w:pos="9350"/>
        </w:tabs>
        <w:bidi/>
        <w:rPr>
          <w:rFonts w:eastAsiaTheme="minorEastAsia"/>
          <w:noProof/>
          <w:kern w:val="0"/>
          <w:sz w:val="22"/>
          <w:szCs w:val="22"/>
          <w14:ligatures w14:val="none"/>
        </w:rPr>
      </w:pPr>
      <w:hyperlink w:anchor="_Toc221808014"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نمودار بود</w:t>
        </w:r>
        <w:r w:rsidRPr="00992C4C">
          <w:rPr>
            <w:rStyle w:val="Hyperlink"/>
            <w:noProof/>
            <w:lang w:bidi="fa-IR"/>
          </w:rPr>
          <w:t xml:space="preserve"> (Bode Diagram Analysis)</w:t>
        </w:r>
        <w:r>
          <w:rPr>
            <w:noProof/>
            <w:webHidden/>
          </w:rPr>
          <w:tab/>
        </w:r>
        <w:r>
          <w:rPr>
            <w:noProof/>
            <w:webHidden/>
          </w:rPr>
          <w:fldChar w:fldCharType="begin"/>
        </w:r>
        <w:r>
          <w:rPr>
            <w:noProof/>
            <w:webHidden/>
          </w:rPr>
          <w:instrText xml:space="preserve"> PAGEREF _Toc221808014 \h </w:instrText>
        </w:r>
        <w:r>
          <w:rPr>
            <w:noProof/>
            <w:webHidden/>
          </w:rPr>
        </w:r>
        <w:r>
          <w:rPr>
            <w:noProof/>
            <w:webHidden/>
          </w:rPr>
          <w:fldChar w:fldCharType="separate"/>
        </w:r>
        <w:r w:rsidR="005F14FA">
          <w:rPr>
            <w:noProof/>
            <w:webHidden/>
            <w:rtl/>
          </w:rPr>
          <w:t>22</w:t>
        </w:r>
        <w:r>
          <w:rPr>
            <w:noProof/>
            <w:webHidden/>
          </w:rPr>
          <w:fldChar w:fldCharType="end"/>
        </w:r>
      </w:hyperlink>
    </w:p>
    <w:p w14:paraId="6CC00D3F" w14:textId="1C9E8ACB" w:rsidR="000646D8" w:rsidRDefault="000646D8" w:rsidP="000646D8">
      <w:pPr>
        <w:pStyle w:val="TOC2"/>
        <w:tabs>
          <w:tab w:val="right" w:leader="dot" w:pos="9350"/>
        </w:tabs>
        <w:bidi/>
        <w:rPr>
          <w:rFonts w:eastAsiaTheme="minorEastAsia"/>
          <w:noProof/>
          <w:kern w:val="0"/>
          <w:sz w:val="22"/>
          <w:szCs w:val="22"/>
          <w14:ligatures w14:val="none"/>
        </w:rPr>
      </w:pPr>
      <w:hyperlink w:anchor="_Toc221808015"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نمودار نا</w:t>
        </w:r>
        <w:r w:rsidRPr="00992C4C">
          <w:rPr>
            <w:rStyle w:val="Hyperlink"/>
            <w:rFonts w:hint="cs"/>
            <w:noProof/>
            <w:rtl/>
          </w:rPr>
          <w:t>ی</w:t>
        </w:r>
        <w:r w:rsidRPr="00992C4C">
          <w:rPr>
            <w:rStyle w:val="Hyperlink"/>
            <w:rFonts w:hint="eastAsia"/>
            <w:noProof/>
            <w:rtl/>
          </w:rPr>
          <w:t>کوئ</w:t>
        </w:r>
        <w:r w:rsidRPr="00992C4C">
          <w:rPr>
            <w:rStyle w:val="Hyperlink"/>
            <w:rFonts w:hint="cs"/>
            <w:noProof/>
            <w:rtl/>
          </w:rPr>
          <w:t>ی</w:t>
        </w:r>
        <w:r w:rsidRPr="00992C4C">
          <w:rPr>
            <w:rStyle w:val="Hyperlink"/>
            <w:rFonts w:hint="eastAsia"/>
            <w:noProof/>
            <w:rtl/>
          </w:rPr>
          <w:t>ست</w:t>
        </w:r>
        <w:r w:rsidRPr="00992C4C">
          <w:rPr>
            <w:rStyle w:val="Hyperlink"/>
            <w:noProof/>
            <w:lang w:bidi="fa-IR"/>
          </w:rPr>
          <w:t xml:space="preserve"> (Nyquist Diagram Analysis)</w:t>
        </w:r>
        <w:r>
          <w:rPr>
            <w:noProof/>
            <w:webHidden/>
          </w:rPr>
          <w:tab/>
        </w:r>
        <w:r>
          <w:rPr>
            <w:noProof/>
            <w:webHidden/>
          </w:rPr>
          <w:fldChar w:fldCharType="begin"/>
        </w:r>
        <w:r>
          <w:rPr>
            <w:noProof/>
            <w:webHidden/>
          </w:rPr>
          <w:instrText xml:space="preserve"> PAGEREF _Toc221808015 \h </w:instrText>
        </w:r>
        <w:r>
          <w:rPr>
            <w:noProof/>
            <w:webHidden/>
          </w:rPr>
        </w:r>
        <w:r>
          <w:rPr>
            <w:noProof/>
            <w:webHidden/>
          </w:rPr>
          <w:fldChar w:fldCharType="separate"/>
        </w:r>
        <w:r w:rsidR="005F14FA">
          <w:rPr>
            <w:noProof/>
            <w:webHidden/>
            <w:rtl/>
          </w:rPr>
          <w:t>23</w:t>
        </w:r>
        <w:r>
          <w:rPr>
            <w:noProof/>
            <w:webHidden/>
          </w:rPr>
          <w:fldChar w:fldCharType="end"/>
        </w:r>
      </w:hyperlink>
    </w:p>
    <w:p w14:paraId="1EC91752" w14:textId="5F30E5C7" w:rsidR="000646D8" w:rsidRDefault="000646D8" w:rsidP="000646D8">
      <w:pPr>
        <w:pStyle w:val="TOC1"/>
        <w:rPr>
          <w:rFonts w:eastAsiaTheme="minorEastAsia"/>
          <w:noProof/>
          <w:kern w:val="0"/>
          <w:sz w:val="22"/>
          <w:szCs w:val="22"/>
          <w14:ligatures w14:val="none"/>
        </w:rPr>
      </w:pPr>
      <w:hyperlink w:anchor="_Toc221808016" w:history="1">
        <w:r w:rsidRPr="00992C4C">
          <w:rPr>
            <w:rStyle w:val="Hyperlink"/>
            <w:noProof/>
            <w:rtl/>
            <w:lang w:bidi="fa-IR"/>
          </w:rPr>
          <w:t>طراح</w:t>
        </w:r>
        <w:r w:rsidRPr="00992C4C">
          <w:rPr>
            <w:rStyle w:val="Hyperlink"/>
            <w:rFonts w:hint="cs"/>
            <w:noProof/>
            <w:rtl/>
            <w:lang w:bidi="fa-IR"/>
          </w:rPr>
          <w:t>ی</w:t>
        </w:r>
        <w:r w:rsidRPr="00992C4C">
          <w:rPr>
            <w:rStyle w:val="Hyperlink"/>
            <w:noProof/>
            <w:rtl/>
            <w:lang w:bidi="fa-IR"/>
          </w:rPr>
          <w:t xml:space="preserve"> جبران ساز و تنظ</w:t>
        </w:r>
        <w:r w:rsidRPr="00992C4C">
          <w:rPr>
            <w:rStyle w:val="Hyperlink"/>
            <w:rFonts w:hint="cs"/>
            <w:noProof/>
            <w:rtl/>
            <w:lang w:bidi="fa-IR"/>
          </w:rPr>
          <w:t>ی</w:t>
        </w:r>
        <w:r w:rsidRPr="00992C4C">
          <w:rPr>
            <w:rStyle w:val="Hyperlink"/>
            <w:rFonts w:hint="eastAsia"/>
            <w:noProof/>
            <w:rtl/>
            <w:lang w:bidi="fa-IR"/>
          </w:rPr>
          <w:t>م</w:t>
        </w:r>
        <w:r w:rsidRPr="00992C4C">
          <w:rPr>
            <w:rStyle w:val="Hyperlink"/>
            <w:noProof/>
            <w:rtl/>
            <w:lang w:bidi="fa-IR"/>
          </w:rPr>
          <w:t xml:space="preserve"> پاسخ زمان</w:t>
        </w:r>
        <w:r w:rsidRPr="00992C4C">
          <w:rPr>
            <w:rStyle w:val="Hyperlink"/>
            <w:rFonts w:hint="cs"/>
            <w:noProof/>
            <w:rtl/>
            <w:lang w:bidi="fa-IR"/>
          </w:rPr>
          <w:t>ی</w:t>
        </w:r>
        <w:r>
          <w:rPr>
            <w:noProof/>
            <w:webHidden/>
          </w:rPr>
          <w:tab/>
        </w:r>
        <w:r>
          <w:rPr>
            <w:noProof/>
            <w:webHidden/>
          </w:rPr>
          <w:fldChar w:fldCharType="begin"/>
        </w:r>
        <w:r>
          <w:rPr>
            <w:noProof/>
            <w:webHidden/>
          </w:rPr>
          <w:instrText xml:space="preserve"> PAGEREF _Toc221808016 \h </w:instrText>
        </w:r>
        <w:r>
          <w:rPr>
            <w:noProof/>
            <w:webHidden/>
          </w:rPr>
        </w:r>
        <w:r>
          <w:rPr>
            <w:noProof/>
            <w:webHidden/>
          </w:rPr>
          <w:fldChar w:fldCharType="separate"/>
        </w:r>
        <w:r w:rsidR="005F14FA">
          <w:rPr>
            <w:noProof/>
            <w:webHidden/>
            <w:rtl/>
          </w:rPr>
          <w:t>24</w:t>
        </w:r>
        <w:r>
          <w:rPr>
            <w:noProof/>
            <w:webHidden/>
          </w:rPr>
          <w:fldChar w:fldCharType="end"/>
        </w:r>
      </w:hyperlink>
    </w:p>
    <w:p w14:paraId="2390768A" w14:textId="014A0A9F" w:rsidR="000646D8" w:rsidRDefault="000646D8" w:rsidP="000646D8">
      <w:pPr>
        <w:pStyle w:val="TOC2"/>
        <w:tabs>
          <w:tab w:val="right" w:leader="dot" w:pos="9350"/>
        </w:tabs>
        <w:bidi/>
        <w:rPr>
          <w:rFonts w:eastAsiaTheme="minorEastAsia"/>
          <w:noProof/>
          <w:kern w:val="0"/>
          <w:sz w:val="22"/>
          <w:szCs w:val="22"/>
          <w14:ligatures w14:val="none"/>
        </w:rPr>
      </w:pPr>
      <w:hyperlink w:anchor="_Toc221808017" w:history="1">
        <w:r w:rsidRPr="00992C4C">
          <w:rPr>
            <w:rStyle w:val="Hyperlink"/>
            <w:noProof/>
            <w:rtl/>
          </w:rPr>
          <w:t>الزامات زمان</w:t>
        </w:r>
        <w:r w:rsidRPr="00992C4C">
          <w:rPr>
            <w:rStyle w:val="Hyperlink"/>
            <w:rFonts w:hint="cs"/>
            <w:noProof/>
            <w:rtl/>
          </w:rPr>
          <w:t>ی</w:t>
        </w:r>
        <w:r w:rsidRPr="00992C4C">
          <w:rPr>
            <w:rStyle w:val="Hyperlink"/>
            <w:noProof/>
            <w:rtl/>
          </w:rPr>
          <w:t xml:space="preserve"> به پارامترها</w:t>
        </w:r>
        <w:r w:rsidRPr="00992C4C">
          <w:rPr>
            <w:rStyle w:val="Hyperlink"/>
            <w:rFonts w:hint="cs"/>
            <w:noProof/>
            <w:rtl/>
          </w:rPr>
          <w:t>ی</w:t>
        </w:r>
        <w:r w:rsidRPr="00992C4C">
          <w:rPr>
            <w:rStyle w:val="Hyperlink"/>
            <w:noProof/>
            <w:rtl/>
          </w:rPr>
          <w:t xml:space="preserve"> حوزه فرکانس</w:t>
        </w:r>
        <w:r>
          <w:rPr>
            <w:noProof/>
            <w:webHidden/>
          </w:rPr>
          <w:tab/>
        </w:r>
        <w:r>
          <w:rPr>
            <w:noProof/>
            <w:webHidden/>
          </w:rPr>
          <w:fldChar w:fldCharType="begin"/>
        </w:r>
        <w:r>
          <w:rPr>
            <w:noProof/>
            <w:webHidden/>
          </w:rPr>
          <w:instrText xml:space="preserve"> PAGEREF _Toc221808017 \h </w:instrText>
        </w:r>
        <w:r>
          <w:rPr>
            <w:noProof/>
            <w:webHidden/>
          </w:rPr>
        </w:r>
        <w:r>
          <w:rPr>
            <w:noProof/>
            <w:webHidden/>
          </w:rPr>
          <w:fldChar w:fldCharType="separate"/>
        </w:r>
        <w:r w:rsidR="005F14FA">
          <w:rPr>
            <w:noProof/>
            <w:webHidden/>
            <w:rtl/>
          </w:rPr>
          <w:t>24</w:t>
        </w:r>
        <w:r>
          <w:rPr>
            <w:noProof/>
            <w:webHidden/>
          </w:rPr>
          <w:fldChar w:fldCharType="end"/>
        </w:r>
      </w:hyperlink>
    </w:p>
    <w:p w14:paraId="78204620" w14:textId="05F45A52" w:rsidR="000646D8" w:rsidRDefault="000646D8" w:rsidP="000646D8">
      <w:pPr>
        <w:pStyle w:val="TOC3"/>
        <w:tabs>
          <w:tab w:val="right" w:leader="dot" w:pos="9350"/>
        </w:tabs>
        <w:bidi/>
        <w:rPr>
          <w:rFonts w:eastAsiaTheme="minorEastAsia"/>
          <w:noProof/>
          <w:kern w:val="0"/>
          <w:sz w:val="22"/>
          <w:szCs w:val="22"/>
          <w14:ligatures w14:val="none"/>
        </w:rPr>
      </w:pPr>
      <w:hyperlink w:anchor="_Toc221808018" w:history="1">
        <w:r w:rsidRPr="00992C4C">
          <w:rPr>
            <w:rStyle w:val="Hyperlink"/>
            <w:noProof/>
            <w:rtl/>
          </w:rPr>
          <w:t>استخراج ضر</w:t>
        </w:r>
        <w:r w:rsidRPr="00992C4C">
          <w:rPr>
            <w:rStyle w:val="Hyperlink"/>
            <w:rFonts w:hint="cs"/>
            <w:noProof/>
            <w:rtl/>
          </w:rPr>
          <w:t>ی</w:t>
        </w:r>
        <w:r w:rsidRPr="00992C4C">
          <w:rPr>
            <w:rStyle w:val="Hyperlink"/>
            <w:rFonts w:hint="eastAsia"/>
            <w:noProof/>
            <w:rtl/>
          </w:rPr>
          <w:t>ب</w:t>
        </w:r>
        <w:r w:rsidRPr="00992C4C">
          <w:rPr>
            <w:rStyle w:val="Hyperlink"/>
            <w:noProof/>
            <w:rtl/>
          </w:rPr>
          <w:t xml:space="preserve"> م</w:t>
        </w:r>
        <w:r w:rsidRPr="00992C4C">
          <w:rPr>
            <w:rStyle w:val="Hyperlink"/>
            <w:rFonts w:hint="cs"/>
            <w:noProof/>
            <w:rtl/>
          </w:rPr>
          <w:t>ی</w:t>
        </w:r>
        <w:r w:rsidRPr="00992C4C">
          <w:rPr>
            <w:rStyle w:val="Hyperlink"/>
            <w:rFonts w:hint="eastAsia"/>
            <w:noProof/>
            <w:rtl/>
          </w:rPr>
          <w:t>را</w:t>
        </w:r>
        <w:r w:rsidRPr="00992C4C">
          <w:rPr>
            <w:rStyle w:val="Hyperlink"/>
            <w:rFonts w:hint="cs"/>
            <w:noProof/>
            <w:rtl/>
          </w:rPr>
          <w:t>یی</w:t>
        </w:r>
        <w:r w:rsidRPr="00992C4C">
          <w:rPr>
            <w:rStyle w:val="Hyperlink"/>
            <w:noProof/>
            <w:rtl/>
          </w:rPr>
          <w:t xml:space="preserve"> از درصد فراجهش</w:t>
        </w:r>
        <w:r>
          <w:rPr>
            <w:noProof/>
            <w:webHidden/>
          </w:rPr>
          <w:tab/>
        </w:r>
        <w:r>
          <w:rPr>
            <w:noProof/>
            <w:webHidden/>
          </w:rPr>
          <w:fldChar w:fldCharType="begin"/>
        </w:r>
        <w:r>
          <w:rPr>
            <w:noProof/>
            <w:webHidden/>
          </w:rPr>
          <w:instrText xml:space="preserve"> PAGEREF _Toc221808018 \h </w:instrText>
        </w:r>
        <w:r>
          <w:rPr>
            <w:noProof/>
            <w:webHidden/>
          </w:rPr>
        </w:r>
        <w:r>
          <w:rPr>
            <w:noProof/>
            <w:webHidden/>
          </w:rPr>
          <w:fldChar w:fldCharType="separate"/>
        </w:r>
        <w:r w:rsidR="005F14FA">
          <w:rPr>
            <w:noProof/>
            <w:webHidden/>
            <w:rtl/>
          </w:rPr>
          <w:t>24</w:t>
        </w:r>
        <w:r>
          <w:rPr>
            <w:noProof/>
            <w:webHidden/>
          </w:rPr>
          <w:fldChar w:fldCharType="end"/>
        </w:r>
      </w:hyperlink>
    </w:p>
    <w:p w14:paraId="092F2A19" w14:textId="61352EC0" w:rsidR="000646D8" w:rsidRDefault="000646D8" w:rsidP="000646D8">
      <w:pPr>
        <w:pStyle w:val="TOC3"/>
        <w:tabs>
          <w:tab w:val="right" w:leader="dot" w:pos="9350"/>
        </w:tabs>
        <w:bidi/>
        <w:rPr>
          <w:rFonts w:eastAsiaTheme="minorEastAsia"/>
          <w:noProof/>
          <w:kern w:val="0"/>
          <w:sz w:val="22"/>
          <w:szCs w:val="22"/>
          <w14:ligatures w14:val="none"/>
        </w:rPr>
      </w:pPr>
      <w:hyperlink w:anchor="_Toc221808019" w:history="1">
        <w:r w:rsidRPr="00992C4C">
          <w:rPr>
            <w:rStyle w:val="Hyperlink"/>
            <w:noProof/>
            <w:rtl/>
          </w:rPr>
          <w:t>استخراج فرکانس طب</w:t>
        </w:r>
        <w:r w:rsidRPr="00992C4C">
          <w:rPr>
            <w:rStyle w:val="Hyperlink"/>
            <w:rFonts w:hint="cs"/>
            <w:noProof/>
            <w:rtl/>
          </w:rPr>
          <w:t>ی</w:t>
        </w:r>
        <w:r w:rsidRPr="00992C4C">
          <w:rPr>
            <w:rStyle w:val="Hyperlink"/>
            <w:rFonts w:hint="eastAsia"/>
            <w:noProof/>
            <w:rtl/>
          </w:rPr>
          <w:t>ع</w:t>
        </w:r>
        <w:r w:rsidRPr="00992C4C">
          <w:rPr>
            <w:rStyle w:val="Hyperlink"/>
            <w:rFonts w:hint="cs"/>
            <w:noProof/>
            <w:rtl/>
          </w:rPr>
          <w:t>ی</w:t>
        </w:r>
        <w:r w:rsidRPr="00992C4C">
          <w:rPr>
            <w:rStyle w:val="Hyperlink"/>
            <w:noProof/>
            <w:rtl/>
          </w:rPr>
          <w:t xml:space="preserve"> از زمان نشست</w:t>
        </w:r>
        <w:r>
          <w:rPr>
            <w:noProof/>
            <w:webHidden/>
          </w:rPr>
          <w:tab/>
        </w:r>
        <w:r>
          <w:rPr>
            <w:noProof/>
            <w:webHidden/>
          </w:rPr>
          <w:fldChar w:fldCharType="begin"/>
        </w:r>
        <w:r>
          <w:rPr>
            <w:noProof/>
            <w:webHidden/>
          </w:rPr>
          <w:instrText xml:space="preserve"> PAGEREF _Toc221808019 \h </w:instrText>
        </w:r>
        <w:r>
          <w:rPr>
            <w:noProof/>
            <w:webHidden/>
          </w:rPr>
        </w:r>
        <w:r>
          <w:rPr>
            <w:noProof/>
            <w:webHidden/>
          </w:rPr>
          <w:fldChar w:fldCharType="separate"/>
        </w:r>
        <w:r w:rsidR="005F14FA">
          <w:rPr>
            <w:noProof/>
            <w:webHidden/>
            <w:rtl/>
          </w:rPr>
          <w:t>24</w:t>
        </w:r>
        <w:r>
          <w:rPr>
            <w:noProof/>
            <w:webHidden/>
          </w:rPr>
          <w:fldChar w:fldCharType="end"/>
        </w:r>
      </w:hyperlink>
    </w:p>
    <w:p w14:paraId="716EA6EB" w14:textId="102A1145" w:rsidR="000646D8" w:rsidRDefault="000646D8" w:rsidP="000646D8">
      <w:pPr>
        <w:pStyle w:val="TOC2"/>
        <w:tabs>
          <w:tab w:val="right" w:leader="dot" w:pos="9350"/>
        </w:tabs>
        <w:bidi/>
        <w:rPr>
          <w:rFonts w:eastAsiaTheme="minorEastAsia"/>
          <w:noProof/>
          <w:kern w:val="0"/>
          <w:sz w:val="22"/>
          <w:szCs w:val="22"/>
          <w14:ligatures w14:val="none"/>
        </w:rPr>
      </w:pPr>
      <w:hyperlink w:anchor="_Toc221808020" w:history="1">
        <w:r w:rsidRPr="00992C4C">
          <w:rPr>
            <w:rStyle w:val="Hyperlink"/>
            <w:noProof/>
            <w:rtl/>
          </w:rPr>
          <w:t>تشک</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معادله مشخصه حلقه‌بسته</w:t>
        </w:r>
        <w:r>
          <w:rPr>
            <w:noProof/>
            <w:webHidden/>
          </w:rPr>
          <w:tab/>
        </w:r>
        <w:r>
          <w:rPr>
            <w:noProof/>
            <w:webHidden/>
          </w:rPr>
          <w:fldChar w:fldCharType="begin"/>
        </w:r>
        <w:r>
          <w:rPr>
            <w:noProof/>
            <w:webHidden/>
          </w:rPr>
          <w:instrText xml:space="preserve"> PAGEREF _Toc221808020 \h </w:instrText>
        </w:r>
        <w:r>
          <w:rPr>
            <w:noProof/>
            <w:webHidden/>
          </w:rPr>
        </w:r>
        <w:r>
          <w:rPr>
            <w:noProof/>
            <w:webHidden/>
          </w:rPr>
          <w:fldChar w:fldCharType="separate"/>
        </w:r>
        <w:r w:rsidR="005F14FA">
          <w:rPr>
            <w:noProof/>
            <w:webHidden/>
            <w:rtl/>
          </w:rPr>
          <w:t>24</w:t>
        </w:r>
        <w:r>
          <w:rPr>
            <w:noProof/>
            <w:webHidden/>
          </w:rPr>
          <w:fldChar w:fldCharType="end"/>
        </w:r>
      </w:hyperlink>
    </w:p>
    <w:p w14:paraId="3D067B29" w14:textId="4BDE6930" w:rsidR="000646D8" w:rsidRDefault="000646D8" w:rsidP="000646D8">
      <w:pPr>
        <w:pStyle w:val="TOC3"/>
        <w:tabs>
          <w:tab w:val="right" w:leader="dot" w:pos="9350"/>
        </w:tabs>
        <w:bidi/>
        <w:rPr>
          <w:rFonts w:eastAsiaTheme="minorEastAsia"/>
          <w:noProof/>
          <w:kern w:val="0"/>
          <w:sz w:val="22"/>
          <w:szCs w:val="22"/>
          <w14:ligatures w14:val="none"/>
        </w:rPr>
      </w:pPr>
      <w:hyperlink w:anchor="_Toc221808021" w:history="1">
        <w:r w:rsidRPr="00992C4C">
          <w:rPr>
            <w:rStyle w:val="Hyperlink"/>
            <w:noProof/>
            <w:rtl/>
          </w:rPr>
          <w:t>توابع تبد</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س</w:t>
        </w:r>
        <w:r w:rsidRPr="00992C4C">
          <w:rPr>
            <w:rStyle w:val="Hyperlink"/>
            <w:rFonts w:hint="cs"/>
            <w:noProof/>
            <w:rtl/>
          </w:rPr>
          <w:t>ی</w:t>
        </w:r>
        <w:r w:rsidRPr="00992C4C">
          <w:rPr>
            <w:rStyle w:val="Hyperlink"/>
            <w:rFonts w:hint="eastAsia"/>
            <w:noProof/>
            <w:rtl/>
          </w:rPr>
          <w:t>ستم</w:t>
        </w:r>
        <w:r>
          <w:rPr>
            <w:noProof/>
            <w:webHidden/>
          </w:rPr>
          <w:tab/>
        </w:r>
        <w:r>
          <w:rPr>
            <w:noProof/>
            <w:webHidden/>
          </w:rPr>
          <w:fldChar w:fldCharType="begin"/>
        </w:r>
        <w:r>
          <w:rPr>
            <w:noProof/>
            <w:webHidden/>
          </w:rPr>
          <w:instrText xml:space="preserve"> PAGEREF _Toc221808021 \h </w:instrText>
        </w:r>
        <w:r>
          <w:rPr>
            <w:noProof/>
            <w:webHidden/>
          </w:rPr>
        </w:r>
        <w:r>
          <w:rPr>
            <w:noProof/>
            <w:webHidden/>
          </w:rPr>
          <w:fldChar w:fldCharType="separate"/>
        </w:r>
        <w:r w:rsidR="005F14FA">
          <w:rPr>
            <w:noProof/>
            <w:webHidden/>
            <w:rtl/>
          </w:rPr>
          <w:t>24</w:t>
        </w:r>
        <w:r>
          <w:rPr>
            <w:noProof/>
            <w:webHidden/>
          </w:rPr>
          <w:fldChar w:fldCharType="end"/>
        </w:r>
      </w:hyperlink>
    </w:p>
    <w:p w14:paraId="3CAF9C0D" w14:textId="05217CBF" w:rsidR="000646D8" w:rsidRDefault="000646D8" w:rsidP="000646D8">
      <w:pPr>
        <w:pStyle w:val="TOC3"/>
        <w:tabs>
          <w:tab w:val="right" w:leader="dot" w:pos="9350"/>
        </w:tabs>
        <w:bidi/>
        <w:rPr>
          <w:rFonts w:eastAsiaTheme="minorEastAsia"/>
          <w:noProof/>
          <w:kern w:val="0"/>
          <w:sz w:val="22"/>
          <w:szCs w:val="22"/>
          <w14:ligatures w14:val="none"/>
        </w:rPr>
      </w:pPr>
      <w:hyperlink w:anchor="_Toc221808022" w:history="1">
        <w:r w:rsidRPr="00992C4C">
          <w:rPr>
            <w:rStyle w:val="Hyperlink"/>
            <w:noProof/>
            <w:rtl/>
          </w:rPr>
          <w:t>معادله مشخصه حلقه‌بسته</w:t>
        </w:r>
        <w:r>
          <w:rPr>
            <w:noProof/>
            <w:webHidden/>
          </w:rPr>
          <w:tab/>
        </w:r>
        <w:r>
          <w:rPr>
            <w:noProof/>
            <w:webHidden/>
          </w:rPr>
          <w:fldChar w:fldCharType="begin"/>
        </w:r>
        <w:r>
          <w:rPr>
            <w:noProof/>
            <w:webHidden/>
          </w:rPr>
          <w:instrText xml:space="preserve"> PAGEREF _Toc221808022 \h </w:instrText>
        </w:r>
        <w:r>
          <w:rPr>
            <w:noProof/>
            <w:webHidden/>
          </w:rPr>
        </w:r>
        <w:r>
          <w:rPr>
            <w:noProof/>
            <w:webHidden/>
          </w:rPr>
          <w:fldChar w:fldCharType="separate"/>
        </w:r>
        <w:r w:rsidR="005F14FA">
          <w:rPr>
            <w:noProof/>
            <w:webHidden/>
            <w:rtl/>
          </w:rPr>
          <w:t>25</w:t>
        </w:r>
        <w:r>
          <w:rPr>
            <w:noProof/>
            <w:webHidden/>
          </w:rPr>
          <w:fldChar w:fldCharType="end"/>
        </w:r>
      </w:hyperlink>
    </w:p>
    <w:p w14:paraId="3802757E" w14:textId="6110407D" w:rsidR="000646D8" w:rsidRDefault="000646D8" w:rsidP="000646D8">
      <w:pPr>
        <w:pStyle w:val="TOC3"/>
        <w:tabs>
          <w:tab w:val="right" w:leader="dot" w:pos="9350"/>
        </w:tabs>
        <w:bidi/>
        <w:rPr>
          <w:rFonts w:eastAsiaTheme="minorEastAsia"/>
          <w:noProof/>
          <w:kern w:val="0"/>
          <w:sz w:val="22"/>
          <w:szCs w:val="22"/>
          <w14:ligatures w14:val="none"/>
        </w:rPr>
      </w:pPr>
      <w:hyperlink w:anchor="_Toc221808023" w:history="1">
        <w:r w:rsidRPr="00992C4C">
          <w:rPr>
            <w:rStyle w:val="Hyperlink"/>
            <w:noProof/>
            <w:rtl/>
          </w:rPr>
          <w:t>فرم استاندارد معادله مشخصه</w:t>
        </w:r>
        <w:r>
          <w:rPr>
            <w:noProof/>
            <w:webHidden/>
          </w:rPr>
          <w:tab/>
        </w:r>
        <w:r>
          <w:rPr>
            <w:noProof/>
            <w:webHidden/>
          </w:rPr>
          <w:fldChar w:fldCharType="begin"/>
        </w:r>
        <w:r>
          <w:rPr>
            <w:noProof/>
            <w:webHidden/>
          </w:rPr>
          <w:instrText xml:space="preserve"> PAGEREF _Toc221808023 \h </w:instrText>
        </w:r>
        <w:r>
          <w:rPr>
            <w:noProof/>
            <w:webHidden/>
          </w:rPr>
        </w:r>
        <w:r>
          <w:rPr>
            <w:noProof/>
            <w:webHidden/>
          </w:rPr>
          <w:fldChar w:fldCharType="separate"/>
        </w:r>
        <w:r w:rsidR="005F14FA">
          <w:rPr>
            <w:noProof/>
            <w:webHidden/>
            <w:rtl/>
          </w:rPr>
          <w:t>25</w:t>
        </w:r>
        <w:r>
          <w:rPr>
            <w:noProof/>
            <w:webHidden/>
          </w:rPr>
          <w:fldChar w:fldCharType="end"/>
        </w:r>
      </w:hyperlink>
    </w:p>
    <w:p w14:paraId="51622349" w14:textId="1B95BF94" w:rsidR="000646D8" w:rsidRDefault="000646D8" w:rsidP="000646D8">
      <w:pPr>
        <w:pStyle w:val="TOC2"/>
        <w:tabs>
          <w:tab w:val="right" w:leader="dot" w:pos="9350"/>
        </w:tabs>
        <w:bidi/>
        <w:rPr>
          <w:rFonts w:eastAsiaTheme="minorEastAsia"/>
          <w:noProof/>
          <w:kern w:val="0"/>
          <w:sz w:val="22"/>
          <w:szCs w:val="22"/>
          <w14:ligatures w14:val="none"/>
        </w:rPr>
      </w:pPr>
      <w:hyperlink w:anchor="_Toc221808024" w:history="1">
        <w:r w:rsidRPr="00992C4C">
          <w:rPr>
            <w:rStyle w:val="Hyperlink"/>
            <w:noProof/>
            <w:rtl/>
          </w:rPr>
          <w:t>محاسبه ضرا</w:t>
        </w:r>
        <w:r w:rsidRPr="00992C4C">
          <w:rPr>
            <w:rStyle w:val="Hyperlink"/>
            <w:rFonts w:hint="cs"/>
            <w:noProof/>
            <w:rtl/>
          </w:rPr>
          <w:t>ی</w:t>
        </w:r>
        <w:r w:rsidRPr="00992C4C">
          <w:rPr>
            <w:rStyle w:val="Hyperlink"/>
            <w:rFonts w:hint="eastAsia"/>
            <w:noProof/>
            <w:rtl/>
          </w:rPr>
          <w:t>ب</w:t>
        </w:r>
        <w:r w:rsidRPr="00992C4C">
          <w:rPr>
            <w:rStyle w:val="Hyperlink"/>
            <w:noProof/>
            <w:rtl/>
          </w:rPr>
          <w:t xml:space="preserve"> کنترل‌کننده و به</w:t>
        </w:r>
        <w:r w:rsidRPr="00992C4C">
          <w:rPr>
            <w:rStyle w:val="Hyperlink"/>
            <w:rFonts w:hint="cs"/>
            <w:noProof/>
            <w:rtl/>
          </w:rPr>
          <w:t>ی</w:t>
        </w:r>
        <w:r w:rsidRPr="00992C4C">
          <w:rPr>
            <w:rStyle w:val="Hyperlink"/>
            <w:rFonts w:hint="eastAsia"/>
            <w:noProof/>
            <w:rtl/>
          </w:rPr>
          <w:t>نه‌ساز</w:t>
        </w:r>
        <w:r w:rsidRPr="00992C4C">
          <w:rPr>
            <w:rStyle w:val="Hyperlink"/>
            <w:rFonts w:hint="cs"/>
            <w:noProof/>
            <w:rtl/>
          </w:rPr>
          <w:t>ی</w:t>
        </w:r>
        <w:r>
          <w:rPr>
            <w:noProof/>
            <w:webHidden/>
          </w:rPr>
          <w:tab/>
        </w:r>
        <w:r>
          <w:rPr>
            <w:noProof/>
            <w:webHidden/>
          </w:rPr>
          <w:fldChar w:fldCharType="begin"/>
        </w:r>
        <w:r>
          <w:rPr>
            <w:noProof/>
            <w:webHidden/>
          </w:rPr>
          <w:instrText xml:space="preserve"> PAGEREF _Toc221808024 \h </w:instrText>
        </w:r>
        <w:r>
          <w:rPr>
            <w:noProof/>
            <w:webHidden/>
          </w:rPr>
        </w:r>
        <w:r>
          <w:rPr>
            <w:noProof/>
            <w:webHidden/>
          </w:rPr>
          <w:fldChar w:fldCharType="separate"/>
        </w:r>
        <w:r w:rsidR="005F14FA">
          <w:rPr>
            <w:noProof/>
            <w:webHidden/>
            <w:rtl/>
          </w:rPr>
          <w:t>25</w:t>
        </w:r>
        <w:r>
          <w:rPr>
            <w:noProof/>
            <w:webHidden/>
          </w:rPr>
          <w:fldChar w:fldCharType="end"/>
        </w:r>
      </w:hyperlink>
    </w:p>
    <w:p w14:paraId="3CF0906B" w14:textId="5E027612" w:rsidR="000646D8" w:rsidRDefault="000646D8" w:rsidP="000646D8">
      <w:pPr>
        <w:pStyle w:val="TOC3"/>
        <w:tabs>
          <w:tab w:val="right" w:leader="dot" w:pos="9350"/>
        </w:tabs>
        <w:bidi/>
        <w:rPr>
          <w:rFonts w:eastAsiaTheme="minorEastAsia"/>
          <w:noProof/>
          <w:kern w:val="0"/>
          <w:sz w:val="22"/>
          <w:szCs w:val="22"/>
          <w14:ligatures w14:val="none"/>
        </w:rPr>
      </w:pPr>
      <w:hyperlink w:anchor="_Toc221808025" w:history="1">
        <w:r w:rsidRPr="00992C4C">
          <w:rPr>
            <w:rStyle w:val="Hyperlink"/>
            <w:noProof/>
            <w:rtl/>
          </w:rPr>
          <w:t>محاسبات تئور</w:t>
        </w:r>
        <w:r w:rsidRPr="00992C4C">
          <w:rPr>
            <w:rStyle w:val="Hyperlink"/>
            <w:rFonts w:hint="cs"/>
            <w:noProof/>
            <w:rtl/>
          </w:rPr>
          <w:t>ی</w:t>
        </w:r>
        <w:r w:rsidRPr="00992C4C">
          <w:rPr>
            <w:rStyle w:val="Hyperlink"/>
            <w:rFonts w:hint="eastAsia"/>
            <w:noProof/>
            <w:rtl/>
          </w:rPr>
          <w:t>ک</w:t>
        </w:r>
        <w:r w:rsidRPr="00992C4C">
          <w:rPr>
            <w:rStyle w:val="Hyperlink"/>
            <w:noProof/>
            <w:rtl/>
          </w:rPr>
          <w:t xml:space="preserve"> اول</w:t>
        </w:r>
        <w:r w:rsidRPr="00992C4C">
          <w:rPr>
            <w:rStyle w:val="Hyperlink"/>
            <w:rFonts w:hint="cs"/>
            <w:noProof/>
            <w:rtl/>
          </w:rPr>
          <w:t>ی</w:t>
        </w:r>
        <w:r w:rsidRPr="00992C4C">
          <w:rPr>
            <w:rStyle w:val="Hyperlink"/>
            <w:rFonts w:hint="eastAsia"/>
            <w:noProof/>
            <w:rtl/>
          </w:rPr>
          <w:t>ه</w:t>
        </w:r>
        <w:r>
          <w:rPr>
            <w:noProof/>
            <w:webHidden/>
          </w:rPr>
          <w:tab/>
        </w:r>
        <w:r>
          <w:rPr>
            <w:noProof/>
            <w:webHidden/>
          </w:rPr>
          <w:fldChar w:fldCharType="begin"/>
        </w:r>
        <w:r>
          <w:rPr>
            <w:noProof/>
            <w:webHidden/>
          </w:rPr>
          <w:instrText xml:space="preserve"> PAGEREF _Toc221808025 \h </w:instrText>
        </w:r>
        <w:r>
          <w:rPr>
            <w:noProof/>
            <w:webHidden/>
          </w:rPr>
        </w:r>
        <w:r>
          <w:rPr>
            <w:noProof/>
            <w:webHidden/>
          </w:rPr>
          <w:fldChar w:fldCharType="separate"/>
        </w:r>
        <w:r w:rsidR="005F14FA">
          <w:rPr>
            <w:noProof/>
            <w:webHidden/>
            <w:rtl/>
          </w:rPr>
          <w:t>25</w:t>
        </w:r>
        <w:r>
          <w:rPr>
            <w:noProof/>
            <w:webHidden/>
          </w:rPr>
          <w:fldChar w:fldCharType="end"/>
        </w:r>
      </w:hyperlink>
    </w:p>
    <w:p w14:paraId="73E13E19" w14:textId="6B3F49C5" w:rsidR="000646D8" w:rsidRDefault="000646D8" w:rsidP="000646D8">
      <w:pPr>
        <w:pStyle w:val="TOC3"/>
        <w:tabs>
          <w:tab w:val="right" w:leader="dot" w:pos="9350"/>
        </w:tabs>
        <w:bidi/>
        <w:rPr>
          <w:rFonts w:eastAsiaTheme="minorEastAsia"/>
          <w:noProof/>
          <w:kern w:val="0"/>
          <w:sz w:val="22"/>
          <w:szCs w:val="22"/>
          <w14:ligatures w14:val="none"/>
        </w:rPr>
      </w:pPr>
      <w:hyperlink w:anchor="_Toc221808026" w:history="1">
        <w:r w:rsidRPr="00992C4C">
          <w:rPr>
            <w:rStyle w:val="Hyperlink"/>
            <w:noProof/>
            <w:rtl/>
          </w:rPr>
          <w:t>چالش: اثر صفر کنترل‌کننده</w:t>
        </w:r>
        <w:r w:rsidRPr="00992C4C">
          <w:rPr>
            <w:rStyle w:val="Hyperlink"/>
            <w:noProof/>
            <w:lang w:bidi="fa-IR"/>
          </w:rPr>
          <w:t xml:space="preserve"> PI</w:t>
        </w:r>
        <w:r>
          <w:rPr>
            <w:noProof/>
            <w:webHidden/>
          </w:rPr>
          <w:tab/>
        </w:r>
        <w:r>
          <w:rPr>
            <w:noProof/>
            <w:webHidden/>
          </w:rPr>
          <w:fldChar w:fldCharType="begin"/>
        </w:r>
        <w:r>
          <w:rPr>
            <w:noProof/>
            <w:webHidden/>
          </w:rPr>
          <w:instrText xml:space="preserve"> PAGEREF _Toc221808026 \h </w:instrText>
        </w:r>
        <w:r>
          <w:rPr>
            <w:noProof/>
            <w:webHidden/>
          </w:rPr>
        </w:r>
        <w:r>
          <w:rPr>
            <w:noProof/>
            <w:webHidden/>
          </w:rPr>
          <w:fldChar w:fldCharType="separate"/>
        </w:r>
        <w:r w:rsidR="005F14FA">
          <w:rPr>
            <w:noProof/>
            <w:webHidden/>
            <w:rtl/>
          </w:rPr>
          <w:t>26</w:t>
        </w:r>
        <w:r>
          <w:rPr>
            <w:noProof/>
            <w:webHidden/>
          </w:rPr>
          <w:fldChar w:fldCharType="end"/>
        </w:r>
      </w:hyperlink>
    </w:p>
    <w:p w14:paraId="23182E22" w14:textId="28B47595" w:rsidR="000646D8" w:rsidRDefault="000646D8" w:rsidP="000646D8">
      <w:pPr>
        <w:pStyle w:val="TOC3"/>
        <w:tabs>
          <w:tab w:val="right" w:leader="dot" w:pos="9350"/>
        </w:tabs>
        <w:bidi/>
        <w:rPr>
          <w:rFonts w:eastAsiaTheme="minorEastAsia"/>
          <w:noProof/>
          <w:kern w:val="0"/>
          <w:sz w:val="22"/>
          <w:szCs w:val="22"/>
          <w14:ligatures w14:val="none"/>
        </w:rPr>
      </w:pPr>
      <w:hyperlink w:anchor="_Toc221808027" w:history="1">
        <w:r w:rsidRPr="00992C4C">
          <w:rPr>
            <w:rStyle w:val="Hyperlink"/>
            <w:noProof/>
            <w:rtl/>
          </w:rPr>
          <w:t>به</w:t>
        </w:r>
        <w:r w:rsidRPr="00992C4C">
          <w:rPr>
            <w:rStyle w:val="Hyperlink"/>
            <w:rFonts w:hint="cs"/>
            <w:noProof/>
            <w:rtl/>
          </w:rPr>
          <w:t>ی</w:t>
        </w:r>
        <w:r w:rsidRPr="00992C4C">
          <w:rPr>
            <w:rStyle w:val="Hyperlink"/>
            <w:rFonts w:hint="eastAsia"/>
            <w:noProof/>
            <w:rtl/>
          </w:rPr>
          <w:t>نه‌ساز</w:t>
        </w:r>
        <w:r w:rsidRPr="00992C4C">
          <w:rPr>
            <w:rStyle w:val="Hyperlink"/>
            <w:rFonts w:hint="cs"/>
            <w:noProof/>
            <w:rtl/>
          </w:rPr>
          <w:t>ی</w:t>
        </w:r>
        <w:r w:rsidRPr="00992C4C">
          <w:rPr>
            <w:rStyle w:val="Hyperlink"/>
            <w:noProof/>
            <w:rtl/>
          </w:rPr>
          <w:t xml:space="preserve"> بازگشت</w:t>
        </w:r>
        <w:r w:rsidRPr="00992C4C">
          <w:rPr>
            <w:rStyle w:val="Hyperlink"/>
            <w:rFonts w:hint="cs"/>
            <w:noProof/>
            <w:rtl/>
          </w:rPr>
          <w:t>ی</w:t>
        </w:r>
        <w:r w:rsidRPr="00992C4C">
          <w:rPr>
            <w:rStyle w:val="Hyperlink"/>
            <w:noProof/>
            <w:rtl/>
          </w:rPr>
          <w:t xml:space="preserve"> پارامترها</w:t>
        </w:r>
        <w:r>
          <w:rPr>
            <w:noProof/>
            <w:webHidden/>
          </w:rPr>
          <w:tab/>
        </w:r>
        <w:r>
          <w:rPr>
            <w:noProof/>
            <w:webHidden/>
          </w:rPr>
          <w:fldChar w:fldCharType="begin"/>
        </w:r>
        <w:r>
          <w:rPr>
            <w:noProof/>
            <w:webHidden/>
          </w:rPr>
          <w:instrText xml:space="preserve"> PAGEREF _Toc221808027 \h </w:instrText>
        </w:r>
        <w:r>
          <w:rPr>
            <w:noProof/>
            <w:webHidden/>
          </w:rPr>
        </w:r>
        <w:r>
          <w:rPr>
            <w:noProof/>
            <w:webHidden/>
          </w:rPr>
          <w:fldChar w:fldCharType="separate"/>
        </w:r>
        <w:r w:rsidR="005F14FA">
          <w:rPr>
            <w:noProof/>
            <w:webHidden/>
            <w:rtl/>
          </w:rPr>
          <w:t>26</w:t>
        </w:r>
        <w:r>
          <w:rPr>
            <w:noProof/>
            <w:webHidden/>
          </w:rPr>
          <w:fldChar w:fldCharType="end"/>
        </w:r>
      </w:hyperlink>
    </w:p>
    <w:p w14:paraId="71AE9B4D" w14:textId="264BA4B9" w:rsidR="000646D8" w:rsidRDefault="000646D8" w:rsidP="000646D8">
      <w:pPr>
        <w:pStyle w:val="TOC3"/>
        <w:tabs>
          <w:tab w:val="right" w:leader="dot" w:pos="9350"/>
        </w:tabs>
        <w:bidi/>
        <w:rPr>
          <w:rFonts w:eastAsiaTheme="minorEastAsia"/>
          <w:noProof/>
          <w:kern w:val="0"/>
          <w:sz w:val="22"/>
          <w:szCs w:val="22"/>
          <w14:ligatures w14:val="none"/>
        </w:rPr>
      </w:pPr>
      <w:hyperlink w:anchor="_Toc221808028" w:history="1">
        <w:r w:rsidRPr="00992C4C">
          <w:rPr>
            <w:rStyle w:val="Hyperlink"/>
            <w:noProof/>
            <w:rtl/>
          </w:rPr>
          <w:t>نتا</w:t>
        </w:r>
        <w:r w:rsidRPr="00992C4C">
          <w:rPr>
            <w:rStyle w:val="Hyperlink"/>
            <w:rFonts w:hint="cs"/>
            <w:noProof/>
            <w:rtl/>
          </w:rPr>
          <w:t>ی</w:t>
        </w:r>
        <w:r w:rsidRPr="00992C4C">
          <w:rPr>
            <w:rStyle w:val="Hyperlink"/>
            <w:rFonts w:hint="eastAsia"/>
            <w:noProof/>
            <w:rtl/>
          </w:rPr>
          <w:t>ج</w:t>
        </w:r>
        <w:r w:rsidRPr="00992C4C">
          <w:rPr>
            <w:rStyle w:val="Hyperlink"/>
            <w:noProof/>
            <w:rtl/>
          </w:rPr>
          <w:t xml:space="preserve"> شب</w:t>
        </w:r>
        <w:r w:rsidRPr="00992C4C">
          <w:rPr>
            <w:rStyle w:val="Hyperlink"/>
            <w:rFonts w:hint="cs"/>
            <w:noProof/>
            <w:rtl/>
          </w:rPr>
          <w:t>ی</w:t>
        </w:r>
        <w:r w:rsidRPr="00992C4C">
          <w:rPr>
            <w:rStyle w:val="Hyperlink"/>
            <w:rFonts w:hint="eastAsia"/>
            <w:noProof/>
            <w:rtl/>
          </w:rPr>
          <w:t>ه‌ساز</w:t>
        </w:r>
        <w:r w:rsidRPr="00992C4C">
          <w:rPr>
            <w:rStyle w:val="Hyperlink"/>
            <w:rFonts w:hint="cs"/>
            <w:noProof/>
            <w:rtl/>
          </w:rPr>
          <w:t>ی</w:t>
        </w:r>
        <w:r w:rsidRPr="00992C4C">
          <w:rPr>
            <w:rStyle w:val="Hyperlink"/>
            <w:noProof/>
            <w:rtl/>
          </w:rPr>
          <w:t xml:space="preserve"> با پارامترها</w:t>
        </w:r>
        <w:r w:rsidRPr="00992C4C">
          <w:rPr>
            <w:rStyle w:val="Hyperlink"/>
            <w:rFonts w:hint="cs"/>
            <w:noProof/>
            <w:rtl/>
          </w:rPr>
          <w:t>ی</w:t>
        </w:r>
        <w:r w:rsidRPr="00992C4C">
          <w:rPr>
            <w:rStyle w:val="Hyperlink"/>
            <w:noProof/>
            <w:rtl/>
          </w:rPr>
          <w:t xml:space="preserve"> نها</w:t>
        </w:r>
        <w:r w:rsidRPr="00992C4C">
          <w:rPr>
            <w:rStyle w:val="Hyperlink"/>
            <w:rFonts w:hint="cs"/>
            <w:noProof/>
            <w:rtl/>
          </w:rPr>
          <w:t>یی</w:t>
        </w:r>
        <w:r>
          <w:rPr>
            <w:noProof/>
            <w:webHidden/>
          </w:rPr>
          <w:tab/>
        </w:r>
        <w:r>
          <w:rPr>
            <w:noProof/>
            <w:webHidden/>
          </w:rPr>
          <w:fldChar w:fldCharType="begin"/>
        </w:r>
        <w:r>
          <w:rPr>
            <w:noProof/>
            <w:webHidden/>
          </w:rPr>
          <w:instrText xml:space="preserve"> PAGEREF _Toc221808028 \h </w:instrText>
        </w:r>
        <w:r>
          <w:rPr>
            <w:noProof/>
            <w:webHidden/>
          </w:rPr>
        </w:r>
        <w:r>
          <w:rPr>
            <w:noProof/>
            <w:webHidden/>
          </w:rPr>
          <w:fldChar w:fldCharType="separate"/>
        </w:r>
        <w:r w:rsidR="005F14FA">
          <w:rPr>
            <w:noProof/>
            <w:webHidden/>
            <w:rtl/>
          </w:rPr>
          <w:t>26</w:t>
        </w:r>
        <w:r>
          <w:rPr>
            <w:noProof/>
            <w:webHidden/>
          </w:rPr>
          <w:fldChar w:fldCharType="end"/>
        </w:r>
      </w:hyperlink>
    </w:p>
    <w:p w14:paraId="5288C7B7" w14:textId="4021F68E" w:rsidR="000646D8" w:rsidRDefault="000646D8" w:rsidP="000646D8">
      <w:pPr>
        <w:pStyle w:val="TOC2"/>
        <w:tabs>
          <w:tab w:val="right" w:leader="dot" w:pos="9350"/>
        </w:tabs>
        <w:bidi/>
        <w:rPr>
          <w:rFonts w:eastAsiaTheme="minorEastAsia"/>
          <w:noProof/>
          <w:kern w:val="0"/>
          <w:sz w:val="22"/>
          <w:szCs w:val="22"/>
          <w14:ligatures w14:val="none"/>
        </w:rPr>
      </w:pPr>
      <w:hyperlink w:anchor="_Toc221808029" w:history="1">
        <w:r w:rsidRPr="00992C4C">
          <w:rPr>
            <w:rStyle w:val="Hyperlink"/>
            <w:noProof/>
            <w:rtl/>
          </w:rPr>
          <w:t>نقش ترم انتگرال در حذف خطا</w:t>
        </w:r>
        <w:r w:rsidRPr="00992C4C">
          <w:rPr>
            <w:rStyle w:val="Hyperlink"/>
            <w:rFonts w:hint="cs"/>
            <w:noProof/>
            <w:rtl/>
          </w:rPr>
          <w:t>ی</w:t>
        </w:r>
        <w:r w:rsidRPr="00992C4C">
          <w:rPr>
            <w:rStyle w:val="Hyperlink"/>
            <w:noProof/>
            <w:rtl/>
          </w:rPr>
          <w:t xml:space="preserve"> حالت ماندگار</w:t>
        </w:r>
        <w:r>
          <w:rPr>
            <w:noProof/>
            <w:webHidden/>
          </w:rPr>
          <w:tab/>
        </w:r>
        <w:r>
          <w:rPr>
            <w:noProof/>
            <w:webHidden/>
          </w:rPr>
          <w:fldChar w:fldCharType="begin"/>
        </w:r>
        <w:r>
          <w:rPr>
            <w:noProof/>
            <w:webHidden/>
          </w:rPr>
          <w:instrText xml:space="preserve"> PAGEREF _Toc221808029 \h </w:instrText>
        </w:r>
        <w:r>
          <w:rPr>
            <w:noProof/>
            <w:webHidden/>
          </w:rPr>
        </w:r>
        <w:r>
          <w:rPr>
            <w:noProof/>
            <w:webHidden/>
          </w:rPr>
          <w:fldChar w:fldCharType="separate"/>
        </w:r>
        <w:r w:rsidR="005F14FA">
          <w:rPr>
            <w:noProof/>
            <w:webHidden/>
            <w:rtl/>
          </w:rPr>
          <w:t>27</w:t>
        </w:r>
        <w:r>
          <w:rPr>
            <w:noProof/>
            <w:webHidden/>
          </w:rPr>
          <w:fldChar w:fldCharType="end"/>
        </w:r>
      </w:hyperlink>
    </w:p>
    <w:p w14:paraId="6462A34D" w14:textId="7D8C1775" w:rsidR="000646D8" w:rsidRDefault="000646D8" w:rsidP="000646D8">
      <w:pPr>
        <w:pStyle w:val="TOC3"/>
        <w:tabs>
          <w:tab w:val="right" w:leader="dot" w:pos="9350"/>
        </w:tabs>
        <w:bidi/>
        <w:rPr>
          <w:rFonts w:eastAsiaTheme="minorEastAsia"/>
          <w:noProof/>
          <w:kern w:val="0"/>
          <w:sz w:val="22"/>
          <w:szCs w:val="22"/>
          <w14:ligatures w14:val="none"/>
        </w:rPr>
      </w:pPr>
      <w:hyperlink w:anchor="_Toc221808030"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تا</w:t>
        </w:r>
        <w:r w:rsidRPr="00992C4C">
          <w:rPr>
            <w:rStyle w:val="Hyperlink"/>
            <w:rFonts w:hint="cs"/>
            <w:noProof/>
            <w:rtl/>
          </w:rPr>
          <w:t>ی</w:t>
        </w:r>
        <w:r w:rsidRPr="00992C4C">
          <w:rPr>
            <w:rStyle w:val="Hyperlink"/>
            <w:rFonts w:hint="eastAsia"/>
            <w:noProof/>
            <w:rtl/>
          </w:rPr>
          <w:t>پ</w:t>
        </w:r>
        <w:r w:rsidRPr="00992C4C">
          <w:rPr>
            <w:rStyle w:val="Hyperlink"/>
            <w:noProof/>
            <w:rtl/>
          </w:rPr>
          <w:t xml:space="preserve"> س</w:t>
        </w:r>
        <w:r w:rsidRPr="00992C4C">
          <w:rPr>
            <w:rStyle w:val="Hyperlink"/>
            <w:rFonts w:hint="cs"/>
            <w:noProof/>
            <w:rtl/>
          </w:rPr>
          <w:t>ی</w:t>
        </w:r>
        <w:r w:rsidRPr="00992C4C">
          <w:rPr>
            <w:rStyle w:val="Hyperlink"/>
            <w:rFonts w:hint="eastAsia"/>
            <w:noProof/>
            <w:rtl/>
          </w:rPr>
          <w:t>ستم</w:t>
        </w:r>
        <w:r>
          <w:rPr>
            <w:noProof/>
            <w:webHidden/>
          </w:rPr>
          <w:tab/>
        </w:r>
        <w:r>
          <w:rPr>
            <w:noProof/>
            <w:webHidden/>
          </w:rPr>
          <w:fldChar w:fldCharType="begin"/>
        </w:r>
        <w:r>
          <w:rPr>
            <w:noProof/>
            <w:webHidden/>
          </w:rPr>
          <w:instrText xml:space="preserve"> PAGEREF _Toc221808030 \h </w:instrText>
        </w:r>
        <w:r>
          <w:rPr>
            <w:noProof/>
            <w:webHidden/>
          </w:rPr>
        </w:r>
        <w:r>
          <w:rPr>
            <w:noProof/>
            <w:webHidden/>
          </w:rPr>
          <w:fldChar w:fldCharType="separate"/>
        </w:r>
        <w:r w:rsidR="005F14FA">
          <w:rPr>
            <w:noProof/>
            <w:webHidden/>
            <w:rtl/>
          </w:rPr>
          <w:t>27</w:t>
        </w:r>
        <w:r>
          <w:rPr>
            <w:noProof/>
            <w:webHidden/>
          </w:rPr>
          <w:fldChar w:fldCharType="end"/>
        </w:r>
      </w:hyperlink>
    </w:p>
    <w:p w14:paraId="371FA96C" w14:textId="2617EC20" w:rsidR="000646D8" w:rsidRDefault="000646D8" w:rsidP="000646D8">
      <w:pPr>
        <w:pStyle w:val="TOC3"/>
        <w:tabs>
          <w:tab w:val="right" w:leader="dot" w:pos="9350"/>
        </w:tabs>
        <w:bidi/>
        <w:rPr>
          <w:rFonts w:eastAsiaTheme="minorEastAsia"/>
          <w:noProof/>
          <w:kern w:val="0"/>
          <w:sz w:val="22"/>
          <w:szCs w:val="22"/>
          <w14:ligatures w14:val="none"/>
        </w:rPr>
      </w:pPr>
      <w:hyperlink w:anchor="_Toc221808031" w:history="1">
        <w:r w:rsidRPr="00992C4C">
          <w:rPr>
            <w:rStyle w:val="Hyperlink"/>
            <w:noProof/>
            <w:rtl/>
          </w:rPr>
          <w:t>افزا</w:t>
        </w:r>
        <w:r w:rsidRPr="00992C4C">
          <w:rPr>
            <w:rStyle w:val="Hyperlink"/>
            <w:rFonts w:hint="cs"/>
            <w:noProof/>
            <w:rtl/>
          </w:rPr>
          <w:t>ی</w:t>
        </w:r>
        <w:r w:rsidRPr="00992C4C">
          <w:rPr>
            <w:rStyle w:val="Hyperlink"/>
            <w:rFonts w:hint="eastAsia"/>
            <w:noProof/>
            <w:rtl/>
          </w:rPr>
          <w:t>ش</w:t>
        </w:r>
        <w:r w:rsidRPr="00992C4C">
          <w:rPr>
            <w:rStyle w:val="Hyperlink"/>
            <w:noProof/>
            <w:rtl/>
          </w:rPr>
          <w:t xml:space="preserve"> تا</w:t>
        </w:r>
        <w:r w:rsidRPr="00992C4C">
          <w:rPr>
            <w:rStyle w:val="Hyperlink"/>
            <w:rFonts w:hint="cs"/>
            <w:noProof/>
            <w:rtl/>
          </w:rPr>
          <w:t>ی</w:t>
        </w:r>
        <w:r w:rsidRPr="00992C4C">
          <w:rPr>
            <w:rStyle w:val="Hyperlink"/>
            <w:rFonts w:hint="eastAsia"/>
            <w:noProof/>
            <w:rtl/>
          </w:rPr>
          <w:t>پ</w:t>
        </w:r>
        <w:r w:rsidRPr="00992C4C">
          <w:rPr>
            <w:rStyle w:val="Hyperlink"/>
            <w:noProof/>
            <w:rtl/>
          </w:rPr>
          <w:t xml:space="preserve"> س</w:t>
        </w:r>
        <w:r w:rsidRPr="00992C4C">
          <w:rPr>
            <w:rStyle w:val="Hyperlink"/>
            <w:rFonts w:hint="cs"/>
            <w:noProof/>
            <w:rtl/>
          </w:rPr>
          <w:t>ی</w:t>
        </w:r>
        <w:r w:rsidRPr="00992C4C">
          <w:rPr>
            <w:rStyle w:val="Hyperlink"/>
            <w:rFonts w:hint="eastAsia"/>
            <w:noProof/>
            <w:rtl/>
          </w:rPr>
          <w:t>ستم</w:t>
        </w:r>
        <w:r w:rsidRPr="00992C4C">
          <w:rPr>
            <w:rStyle w:val="Hyperlink"/>
            <w:noProof/>
            <w:rtl/>
          </w:rPr>
          <w:t xml:space="preserve"> با کنترل‌کننده</w:t>
        </w:r>
        <w:r w:rsidRPr="00992C4C">
          <w:rPr>
            <w:rStyle w:val="Hyperlink"/>
            <w:noProof/>
            <w:lang w:bidi="fa-IR"/>
          </w:rPr>
          <w:t xml:space="preserve"> PI</w:t>
        </w:r>
        <w:r>
          <w:rPr>
            <w:noProof/>
            <w:webHidden/>
          </w:rPr>
          <w:tab/>
        </w:r>
        <w:r>
          <w:rPr>
            <w:noProof/>
            <w:webHidden/>
          </w:rPr>
          <w:fldChar w:fldCharType="begin"/>
        </w:r>
        <w:r>
          <w:rPr>
            <w:noProof/>
            <w:webHidden/>
          </w:rPr>
          <w:instrText xml:space="preserve"> PAGEREF _Toc221808031 \h </w:instrText>
        </w:r>
        <w:r>
          <w:rPr>
            <w:noProof/>
            <w:webHidden/>
          </w:rPr>
        </w:r>
        <w:r>
          <w:rPr>
            <w:noProof/>
            <w:webHidden/>
          </w:rPr>
          <w:fldChar w:fldCharType="separate"/>
        </w:r>
        <w:r w:rsidR="005F14FA">
          <w:rPr>
            <w:noProof/>
            <w:webHidden/>
            <w:rtl/>
          </w:rPr>
          <w:t>27</w:t>
        </w:r>
        <w:r>
          <w:rPr>
            <w:noProof/>
            <w:webHidden/>
          </w:rPr>
          <w:fldChar w:fldCharType="end"/>
        </w:r>
      </w:hyperlink>
    </w:p>
    <w:p w14:paraId="54B37604" w14:textId="304FD15A" w:rsidR="000646D8" w:rsidRDefault="000646D8" w:rsidP="000646D8">
      <w:pPr>
        <w:pStyle w:val="TOC2"/>
        <w:tabs>
          <w:tab w:val="right" w:leader="dot" w:pos="9350"/>
        </w:tabs>
        <w:bidi/>
        <w:rPr>
          <w:rFonts w:eastAsiaTheme="minorEastAsia"/>
          <w:noProof/>
          <w:kern w:val="0"/>
          <w:sz w:val="22"/>
          <w:szCs w:val="22"/>
          <w14:ligatures w14:val="none"/>
        </w:rPr>
      </w:pPr>
      <w:hyperlink w:anchor="_Toc221808032" w:history="1">
        <w:r w:rsidRPr="00992C4C">
          <w:rPr>
            <w:rStyle w:val="Hyperlink"/>
            <w:noProof/>
            <w:rtl/>
          </w:rPr>
          <w:t>تأث</w:t>
        </w:r>
        <w:r w:rsidRPr="00992C4C">
          <w:rPr>
            <w:rStyle w:val="Hyperlink"/>
            <w:rFonts w:hint="cs"/>
            <w:noProof/>
            <w:rtl/>
          </w:rPr>
          <w:t>ی</w:t>
        </w:r>
        <w:r w:rsidRPr="00992C4C">
          <w:rPr>
            <w:rStyle w:val="Hyperlink"/>
            <w:rFonts w:hint="eastAsia"/>
            <w:noProof/>
            <w:rtl/>
          </w:rPr>
          <w:t>ر</w:t>
        </w:r>
        <w:r w:rsidRPr="00992C4C">
          <w:rPr>
            <w:rStyle w:val="Hyperlink"/>
            <w:noProof/>
            <w:rtl/>
          </w:rPr>
          <w:t xml:space="preserve"> محدود</w:t>
        </w:r>
        <w:r w:rsidRPr="00992C4C">
          <w:rPr>
            <w:rStyle w:val="Hyperlink"/>
            <w:rFonts w:hint="cs"/>
            <w:noProof/>
            <w:rtl/>
          </w:rPr>
          <w:t>ی</w:t>
        </w:r>
        <w:r w:rsidRPr="00992C4C">
          <w:rPr>
            <w:rStyle w:val="Hyperlink"/>
            <w:rFonts w:hint="eastAsia"/>
            <w:noProof/>
            <w:rtl/>
          </w:rPr>
          <w:t>ت</w:t>
        </w:r>
        <w:r w:rsidRPr="00992C4C">
          <w:rPr>
            <w:rStyle w:val="Hyperlink"/>
            <w:noProof/>
            <w:rtl/>
          </w:rPr>
          <w:t xml:space="preserve"> ف</w:t>
        </w:r>
        <w:r w:rsidRPr="00992C4C">
          <w:rPr>
            <w:rStyle w:val="Hyperlink"/>
            <w:rFonts w:hint="cs"/>
            <w:noProof/>
            <w:rtl/>
          </w:rPr>
          <w:t>ی</w:t>
        </w:r>
        <w:r w:rsidRPr="00992C4C">
          <w:rPr>
            <w:rStyle w:val="Hyperlink"/>
            <w:rFonts w:hint="eastAsia"/>
            <w:noProof/>
            <w:rtl/>
          </w:rPr>
          <w:t>ز</w:t>
        </w:r>
        <w:r w:rsidRPr="00992C4C">
          <w:rPr>
            <w:rStyle w:val="Hyperlink"/>
            <w:rFonts w:hint="cs"/>
            <w:noProof/>
            <w:rtl/>
          </w:rPr>
          <w:t>ی</w:t>
        </w:r>
        <w:r w:rsidRPr="00992C4C">
          <w:rPr>
            <w:rStyle w:val="Hyperlink"/>
            <w:rFonts w:hint="eastAsia"/>
            <w:noProof/>
            <w:rtl/>
          </w:rPr>
          <w:t>ک</w:t>
        </w:r>
        <w:r w:rsidRPr="00992C4C">
          <w:rPr>
            <w:rStyle w:val="Hyperlink"/>
            <w:rFonts w:hint="cs"/>
            <w:noProof/>
            <w:rtl/>
          </w:rPr>
          <w:t>ی</w:t>
        </w:r>
        <w:r w:rsidRPr="00992C4C">
          <w:rPr>
            <w:rStyle w:val="Hyperlink"/>
            <w:noProof/>
            <w:rtl/>
          </w:rPr>
          <w:t xml:space="preserve"> ش</w:t>
        </w:r>
        <w:r w:rsidRPr="00992C4C">
          <w:rPr>
            <w:rStyle w:val="Hyperlink"/>
            <w:rFonts w:hint="cs"/>
            <w:noProof/>
            <w:rtl/>
          </w:rPr>
          <w:t>ی</w:t>
        </w:r>
        <w:r w:rsidRPr="00992C4C">
          <w:rPr>
            <w:rStyle w:val="Hyperlink"/>
            <w:rFonts w:hint="eastAsia"/>
            <w:noProof/>
            <w:rtl/>
          </w:rPr>
          <w:t>ر</w:t>
        </w:r>
        <w:r w:rsidRPr="00992C4C">
          <w:rPr>
            <w:rStyle w:val="Hyperlink"/>
            <w:noProof/>
            <w:rtl/>
          </w:rPr>
          <w:t xml:space="preserve"> (اشباع) بر زمان نشست و فراجهش</w:t>
        </w:r>
        <w:r>
          <w:rPr>
            <w:noProof/>
            <w:webHidden/>
          </w:rPr>
          <w:tab/>
        </w:r>
        <w:r>
          <w:rPr>
            <w:noProof/>
            <w:webHidden/>
          </w:rPr>
          <w:fldChar w:fldCharType="begin"/>
        </w:r>
        <w:r>
          <w:rPr>
            <w:noProof/>
            <w:webHidden/>
          </w:rPr>
          <w:instrText xml:space="preserve"> PAGEREF _Toc221808032 \h </w:instrText>
        </w:r>
        <w:r>
          <w:rPr>
            <w:noProof/>
            <w:webHidden/>
          </w:rPr>
        </w:r>
        <w:r>
          <w:rPr>
            <w:noProof/>
            <w:webHidden/>
          </w:rPr>
          <w:fldChar w:fldCharType="separate"/>
        </w:r>
        <w:r w:rsidR="005F14FA">
          <w:rPr>
            <w:noProof/>
            <w:webHidden/>
            <w:rtl/>
          </w:rPr>
          <w:t>27</w:t>
        </w:r>
        <w:r>
          <w:rPr>
            <w:noProof/>
            <w:webHidden/>
          </w:rPr>
          <w:fldChar w:fldCharType="end"/>
        </w:r>
      </w:hyperlink>
    </w:p>
    <w:p w14:paraId="03C352DF" w14:textId="274C31FF" w:rsidR="000646D8" w:rsidRDefault="000646D8" w:rsidP="000646D8">
      <w:pPr>
        <w:pStyle w:val="TOC3"/>
        <w:tabs>
          <w:tab w:val="right" w:leader="dot" w:pos="9350"/>
        </w:tabs>
        <w:bidi/>
        <w:rPr>
          <w:rFonts w:eastAsiaTheme="minorEastAsia"/>
          <w:noProof/>
          <w:kern w:val="0"/>
          <w:sz w:val="22"/>
          <w:szCs w:val="22"/>
          <w14:ligatures w14:val="none"/>
        </w:rPr>
      </w:pPr>
      <w:hyperlink w:anchor="_Toc221808033" w:history="1">
        <w:r w:rsidRPr="00992C4C">
          <w:rPr>
            <w:rStyle w:val="Hyperlink"/>
            <w:noProof/>
            <w:rtl/>
          </w:rPr>
          <w:t>اثر بر زمان نشست</w:t>
        </w:r>
        <w:r w:rsidRPr="00992C4C">
          <w:rPr>
            <w:rStyle w:val="Hyperlink"/>
            <w:noProof/>
          </w:rPr>
          <w:t xml:space="preserve"> (</w:t>
        </w:r>
        <m:oMath>
          <m:r>
            <w:rPr>
              <w:rStyle w:val="Hyperlink"/>
              <w:rFonts w:ascii="Cambria Math" w:hAnsi="Cambria Math"/>
              <w:noProof/>
            </w:rPr>
            <m:t>ts</m:t>
          </m:r>
        </m:oMath>
        <w:r w:rsidRPr="00992C4C">
          <w:rPr>
            <w:rStyle w:val="Hyperlink"/>
            <w:noProof/>
          </w:rPr>
          <w:t>):</w:t>
        </w:r>
        <w:r>
          <w:rPr>
            <w:noProof/>
            <w:webHidden/>
          </w:rPr>
          <w:tab/>
        </w:r>
        <w:r>
          <w:rPr>
            <w:noProof/>
            <w:webHidden/>
          </w:rPr>
          <w:fldChar w:fldCharType="begin"/>
        </w:r>
        <w:r>
          <w:rPr>
            <w:noProof/>
            <w:webHidden/>
          </w:rPr>
          <w:instrText xml:space="preserve"> PAGEREF _Toc221808033 \h </w:instrText>
        </w:r>
        <w:r>
          <w:rPr>
            <w:noProof/>
            <w:webHidden/>
          </w:rPr>
        </w:r>
        <w:r>
          <w:rPr>
            <w:noProof/>
            <w:webHidden/>
          </w:rPr>
          <w:fldChar w:fldCharType="separate"/>
        </w:r>
        <w:r w:rsidR="005F14FA">
          <w:rPr>
            <w:noProof/>
            <w:webHidden/>
            <w:rtl/>
          </w:rPr>
          <w:t>27</w:t>
        </w:r>
        <w:r>
          <w:rPr>
            <w:noProof/>
            <w:webHidden/>
          </w:rPr>
          <w:fldChar w:fldCharType="end"/>
        </w:r>
      </w:hyperlink>
    </w:p>
    <w:p w14:paraId="774ED933" w14:textId="36E3DE58" w:rsidR="000646D8" w:rsidRDefault="000646D8" w:rsidP="000646D8">
      <w:pPr>
        <w:pStyle w:val="TOC3"/>
        <w:tabs>
          <w:tab w:val="right" w:leader="dot" w:pos="9350"/>
        </w:tabs>
        <w:bidi/>
        <w:rPr>
          <w:rFonts w:eastAsiaTheme="minorEastAsia"/>
          <w:noProof/>
          <w:kern w:val="0"/>
          <w:sz w:val="22"/>
          <w:szCs w:val="22"/>
          <w14:ligatures w14:val="none"/>
        </w:rPr>
      </w:pPr>
      <w:hyperlink w:anchor="_Toc221808034" w:history="1">
        <w:r w:rsidRPr="00992C4C">
          <w:rPr>
            <w:rStyle w:val="Hyperlink"/>
            <w:noProof/>
            <w:rtl/>
          </w:rPr>
          <w:t>اثر بر فراجهش</w:t>
        </w:r>
        <w:r w:rsidRPr="00992C4C">
          <w:rPr>
            <w:rStyle w:val="Hyperlink"/>
            <w:noProof/>
            <w:lang w:bidi="fa-IR"/>
          </w:rPr>
          <w:t xml:space="preserve"> (</w:t>
        </w:r>
        <m:oMath>
          <m:r>
            <w:rPr>
              <w:rStyle w:val="Hyperlink"/>
              <w:rFonts w:ascii="Cambria Math" w:hAnsi="Cambria Math"/>
              <w:noProof/>
              <w:lang w:bidi="fa-IR"/>
            </w:rPr>
            <m:t>OS</m:t>
          </m:r>
          <m:r>
            <m:rPr>
              <m:sty m:val="p"/>
            </m:rPr>
            <w:rPr>
              <w:rStyle w:val="Hyperlink"/>
              <w:rFonts w:ascii="Cambria Math" w:hAnsi="Cambria Math"/>
              <w:noProof/>
              <w:lang w:bidi="fa-IR"/>
            </w:rPr>
            <m:t>%</m:t>
          </m:r>
        </m:oMath>
        <w:r w:rsidRPr="00992C4C">
          <w:rPr>
            <w:rStyle w:val="Hyperlink"/>
            <w:noProof/>
            <w:lang w:bidi="fa-IR"/>
          </w:rPr>
          <w:t>):</w:t>
        </w:r>
        <w:r>
          <w:rPr>
            <w:noProof/>
            <w:webHidden/>
          </w:rPr>
          <w:tab/>
        </w:r>
        <w:r>
          <w:rPr>
            <w:noProof/>
            <w:webHidden/>
          </w:rPr>
          <w:fldChar w:fldCharType="begin"/>
        </w:r>
        <w:r>
          <w:rPr>
            <w:noProof/>
            <w:webHidden/>
          </w:rPr>
          <w:instrText xml:space="preserve"> PAGEREF _Toc221808034 \h </w:instrText>
        </w:r>
        <w:r>
          <w:rPr>
            <w:noProof/>
            <w:webHidden/>
          </w:rPr>
        </w:r>
        <w:r>
          <w:rPr>
            <w:noProof/>
            <w:webHidden/>
          </w:rPr>
          <w:fldChar w:fldCharType="separate"/>
        </w:r>
        <w:r w:rsidR="005F14FA">
          <w:rPr>
            <w:noProof/>
            <w:webHidden/>
            <w:rtl/>
          </w:rPr>
          <w:t>28</w:t>
        </w:r>
        <w:r>
          <w:rPr>
            <w:noProof/>
            <w:webHidden/>
          </w:rPr>
          <w:fldChar w:fldCharType="end"/>
        </w:r>
      </w:hyperlink>
    </w:p>
    <w:p w14:paraId="26EF6F77" w14:textId="47717237" w:rsidR="000646D8" w:rsidRDefault="000646D8" w:rsidP="000646D8">
      <w:pPr>
        <w:pStyle w:val="TOC2"/>
        <w:tabs>
          <w:tab w:val="right" w:leader="dot" w:pos="9350"/>
        </w:tabs>
        <w:bidi/>
        <w:rPr>
          <w:rFonts w:eastAsiaTheme="minorEastAsia"/>
          <w:noProof/>
          <w:kern w:val="0"/>
          <w:sz w:val="22"/>
          <w:szCs w:val="22"/>
          <w14:ligatures w14:val="none"/>
        </w:rPr>
      </w:pPr>
      <w:hyperlink w:anchor="_Toc221808035" w:history="1">
        <w:r w:rsidRPr="00992C4C">
          <w:rPr>
            <w:rStyle w:val="Hyperlink"/>
            <w:noProof/>
            <w:rtl/>
          </w:rPr>
          <w:t>محل اعمال مشتق‌گ</w:t>
        </w:r>
        <w:r w:rsidRPr="00992C4C">
          <w:rPr>
            <w:rStyle w:val="Hyperlink"/>
            <w:rFonts w:hint="cs"/>
            <w:noProof/>
            <w:rtl/>
          </w:rPr>
          <w:t>ی</w:t>
        </w:r>
        <w:r w:rsidRPr="00992C4C">
          <w:rPr>
            <w:rStyle w:val="Hyperlink"/>
            <w:rFonts w:hint="eastAsia"/>
            <w:noProof/>
            <w:rtl/>
          </w:rPr>
          <w:t>ر</w:t>
        </w:r>
        <w:r w:rsidRPr="00992C4C">
          <w:rPr>
            <w:rStyle w:val="Hyperlink"/>
            <w:noProof/>
            <w:rtl/>
          </w:rPr>
          <w:t xml:space="preserve"> و اثر تغ</w:t>
        </w:r>
        <w:r w:rsidRPr="00992C4C">
          <w:rPr>
            <w:rStyle w:val="Hyperlink"/>
            <w:rFonts w:hint="cs"/>
            <w:noProof/>
            <w:rtl/>
          </w:rPr>
          <w:t>یی</w:t>
        </w:r>
        <w:r w:rsidRPr="00992C4C">
          <w:rPr>
            <w:rStyle w:val="Hyperlink"/>
            <w:rFonts w:hint="eastAsia"/>
            <w:noProof/>
            <w:rtl/>
          </w:rPr>
          <w:t>رات</w:t>
        </w:r>
        <w:r w:rsidRPr="00992C4C">
          <w:rPr>
            <w:rStyle w:val="Hyperlink"/>
            <w:noProof/>
            <w:rtl/>
          </w:rPr>
          <w:t xml:space="preserve"> ناگهان</w:t>
        </w:r>
        <w:r w:rsidRPr="00992C4C">
          <w:rPr>
            <w:rStyle w:val="Hyperlink"/>
            <w:rFonts w:hint="cs"/>
            <w:noProof/>
            <w:rtl/>
          </w:rPr>
          <w:t>ی</w:t>
        </w:r>
        <w:r w:rsidRPr="00992C4C">
          <w:rPr>
            <w:rStyle w:val="Hyperlink"/>
            <w:noProof/>
            <w:lang w:bidi="fa-IR"/>
          </w:rPr>
          <w:t xml:space="preserve"> (Derivative Kick)</w:t>
        </w:r>
        <w:r>
          <w:rPr>
            <w:noProof/>
            <w:webHidden/>
          </w:rPr>
          <w:tab/>
        </w:r>
        <w:r>
          <w:rPr>
            <w:noProof/>
            <w:webHidden/>
          </w:rPr>
          <w:fldChar w:fldCharType="begin"/>
        </w:r>
        <w:r>
          <w:rPr>
            <w:noProof/>
            <w:webHidden/>
          </w:rPr>
          <w:instrText xml:space="preserve"> PAGEREF _Toc221808035 \h </w:instrText>
        </w:r>
        <w:r>
          <w:rPr>
            <w:noProof/>
            <w:webHidden/>
          </w:rPr>
        </w:r>
        <w:r>
          <w:rPr>
            <w:noProof/>
            <w:webHidden/>
          </w:rPr>
          <w:fldChar w:fldCharType="separate"/>
        </w:r>
        <w:r w:rsidR="005F14FA">
          <w:rPr>
            <w:noProof/>
            <w:webHidden/>
            <w:rtl/>
          </w:rPr>
          <w:t>28</w:t>
        </w:r>
        <w:r>
          <w:rPr>
            <w:noProof/>
            <w:webHidden/>
          </w:rPr>
          <w:fldChar w:fldCharType="end"/>
        </w:r>
      </w:hyperlink>
    </w:p>
    <w:p w14:paraId="4A93FE79" w14:textId="78B03BA6" w:rsidR="000646D8" w:rsidRDefault="000646D8" w:rsidP="000646D8">
      <w:pPr>
        <w:pStyle w:val="TOC2"/>
        <w:tabs>
          <w:tab w:val="right" w:leader="dot" w:pos="9350"/>
        </w:tabs>
        <w:bidi/>
        <w:rPr>
          <w:rFonts w:eastAsiaTheme="minorEastAsia"/>
          <w:noProof/>
          <w:kern w:val="0"/>
          <w:sz w:val="22"/>
          <w:szCs w:val="22"/>
          <w14:ligatures w14:val="none"/>
        </w:rPr>
      </w:pPr>
      <w:hyperlink w:anchor="_Toc221808036" w:history="1">
        <w:r w:rsidRPr="00992C4C">
          <w:rPr>
            <w:rStyle w:val="Hyperlink"/>
            <w:noProof/>
            <w:rtl/>
          </w:rPr>
          <w:t>چرا کنترل‌کننده</w:t>
        </w:r>
        <w:r w:rsidRPr="00992C4C">
          <w:rPr>
            <w:rStyle w:val="Hyperlink"/>
            <w:noProof/>
            <w:lang w:bidi="fa-IR"/>
          </w:rPr>
          <w:t xml:space="preserve"> P </w:t>
        </w:r>
        <w:r w:rsidRPr="00992C4C">
          <w:rPr>
            <w:rStyle w:val="Hyperlink"/>
            <w:noProof/>
            <w:rtl/>
          </w:rPr>
          <w:t>(تناسب</w:t>
        </w:r>
        <w:r w:rsidRPr="00992C4C">
          <w:rPr>
            <w:rStyle w:val="Hyperlink"/>
            <w:rFonts w:hint="cs"/>
            <w:noProof/>
            <w:rtl/>
          </w:rPr>
          <w:t>ی</w:t>
        </w:r>
        <w:r w:rsidRPr="00992C4C">
          <w:rPr>
            <w:rStyle w:val="Hyperlink"/>
            <w:noProof/>
            <w:rtl/>
          </w:rPr>
          <w:t>) انتخاب نشد؟</w:t>
        </w:r>
        <w:r>
          <w:rPr>
            <w:noProof/>
            <w:webHidden/>
          </w:rPr>
          <w:tab/>
        </w:r>
        <w:r>
          <w:rPr>
            <w:noProof/>
            <w:webHidden/>
          </w:rPr>
          <w:fldChar w:fldCharType="begin"/>
        </w:r>
        <w:r>
          <w:rPr>
            <w:noProof/>
            <w:webHidden/>
          </w:rPr>
          <w:instrText xml:space="preserve"> PAGEREF _Toc221808036 \h </w:instrText>
        </w:r>
        <w:r>
          <w:rPr>
            <w:noProof/>
            <w:webHidden/>
          </w:rPr>
        </w:r>
        <w:r>
          <w:rPr>
            <w:noProof/>
            <w:webHidden/>
          </w:rPr>
          <w:fldChar w:fldCharType="separate"/>
        </w:r>
        <w:r w:rsidR="005F14FA">
          <w:rPr>
            <w:noProof/>
            <w:webHidden/>
            <w:rtl/>
          </w:rPr>
          <w:t>30</w:t>
        </w:r>
        <w:r>
          <w:rPr>
            <w:noProof/>
            <w:webHidden/>
          </w:rPr>
          <w:fldChar w:fldCharType="end"/>
        </w:r>
      </w:hyperlink>
    </w:p>
    <w:p w14:paraId="2A96446C" w14:textId="7B12B455" w:rsidR="000646D8" w:rsidRDefault="000646D8" w:rsidP="000646D8">
      <w:pPr>
        <w:pStyle w:val="TOC2"/>
        <w:tabs>
          <w:tab w:val="right" w:leader="dot" w:pos="9350"/>
        </w:tabs>
        <w:bidi/>
        <w:rPr>
          <w:rFonts w:eastAsiaTheme="minorEastAsia"/>
          <w:noProof/>
          <w:kern w:val="0"/>
          <w:sz w:val="22"/>
          <w:szCs w:val="22"/>
          <w14:ligatures w14:val="none"/>
        </w:rPr>
      </w:pPr>
      <w:hyperlink w:anchor="_Toc221808037" w:history="1">
        <w:r w:rsidRPr="00992C4C">
          <w:rPr>
            <w:rStyle w:val="Hyperlink"/>
            <w:noProof/>
            <w:rtl/>
          </w:rPr>
          <w:t>چرا کنترل‌کننده</w:t>
        </w:r>
        <w:r w:rsidRPr="00992C4C">
          <w:rPr>
            <w:rStyle w:val="Hyperlink"/>
            <w:noProof/>
            <w:lang w:bidi="fa-IR"/>
          </w:rPr>
          <w:t xml:space="preserve"> PD </w:t>
        </w:r>
        <w:r w:rsidRPr="00992C4C">
          <w:rPr>
            <w:rStyle w:val="Hyperlink"/>
            <w:noProof/>
            <w:rtl/>
          </w:rPr>
          <w:t>(تناسب</w:t>
        </w:r>
        <w:r w:rsidRPr="00992C4C">
          <w:rPr>
            <w:rStyle w:val="Hyperlink"/>
            <w:rFonts w:hint="cs"/>
            <w:noProof/>
            <w:rtl/>
          </w:rPr>
          <w:t>ی</w:t>
        </w:r>
        <w:r w:rsidRPr="00992C4C">
          <w:rPr>
            <w:rStyle w:val="Hyperlink"/>
            <w:noProof/>
            <w:rtl/>
          </w:rPr>
          <w:t>-مشتق‌گ</w:t>
        </w:r>
        <w:r w:rsidRPr="00992C4C">
          <w:rPr>
            <w:rStyle w:val="Hyperlink"/>
            <w:rFonts w:hint="cs"/>
            <w:noProof/>
            <w:rtl/>
          </w:rPr>
          <w:t>ی</w:t>
        </w:r>
        <w:r w:rsidRPr="00992C4C">
          <w:rPr>
            <w:rStyle w:val="Hyperlink"/>
            <w:rFonts w:hint="eastAsia"/>
            <w:noProof/>
            <w:rtl/>
          </w:rPr>
          <w:t>ر</w:t>
        </w:r>
        <w:r w:rsidRPr="00992C4C">
          <w:rPr>
            <w:rStyle w:val="Hyperlink"/>
            <w:noProof/>
            <w:rtl/>
          </w:rPr>
          <w:t>) انتخاب نشد؟</w:t>
        </w:r>
        <w:r>
          <w:rPr>
            <w:noProof/>
            <w:webHidden/>
          </w:rPr>
          <w:tab/>
        </w:r>
        <w:r>
          <w:rPr>
            <w:noProof/>
            <w:webHidden/>
          </w:rPr>
          <w:fldChar w:fldCharType="begin"/>
        </w:r>
        <w:r>
          <w:rPr>
            <w:noProof/>
            <w:webHidden/>
          </w:rPr>
          <w:instrText xml:space="preserve"> PAGEREF _Toc221808037 \h </w:instrText>
        </w:r>
        <w:r>
          <w:rPr>
            <w:noProof/>
            <w:webHidden/>
          </w:rPr>
        </w:r>
        <w:r>
          <w:rPr>
            <w:noProof/>
            <w:webHidden/>
          </w:rPr>
          <w:fldChar w:fldCharType="separate"/>
        </w:r>
        <w:r w:rsidR="005F14FA">
          <w:rPr>
            <w:noProof/>
            <w:webHidden/>
            <w:rtl/>
          </w:rPr>
          <w:t>30</w:t>
        </w:r>
        <w:r>
          <w:rPr>
            <w:noProof/>
            <w:webHidden/>
          </w:rPr>
          <w:fldChar w:fldCharType="end"/>
        </w:r>
      </w:hyperlink>
    </w:p>
    <w:p w14:paraId="61CB9C41" w14:textId="7F2DF546" w:rsidR="000646D8" w:rsidRDefault="000646D8" w:rsidP="000646D8">
      <w:pPr>
        <w:pStyle w:val="TOC2"/>
        <w:tabs>
          <w:tab w:val="right" w:leader="dot" w:pos="9350"/>
        </w:tabs>
        <w:bidi/>
        <w:rPr>
          <w:rFonts w:eastAsiaTheme="minorEastAsia"/>
          <w:noProof/>
          <w:kern w:val="0"/>
          <w:sz w:val="22"/>
          <w:szCs w:val="22"/>
          <w14:ligatures w14:val="none"/>
        </w:rPr>
      </w:pPr>
      <w:hyperlink w:anchor="_Toc221808038" w:history="1">
        <w:r w:rsidRPr="00992C4C">
          <w:rPr>
            <w:rStyle w:val="Hyperlink"/>
            <w:noProof/>
            <w:rtl/>
          </w:rPr>
          <w:t>چرا کنترل‌کننده</w:t>
        </w:r>
        <w:r w:rsidRPr="00992C4C">
          <w:rPr>
            <w:rStyle w:val="Hyperlink"/>
            <w:noProof/>
            <w:lang w:bidi="fa-IR"/>
          </w:rPr>
          <w:t xml:space="preserve"> PID </w:t>
        </w:r>
        <w:r w:rsidRPr="00992C4C">
          <w:rPr>
            <w:rStyle w:val="Hyperlink"/>
            <w:noProof/>
            <w:rtl/>
          </w:rPr>
          <w:t>(با مشتق‌گ</w:t>
        </w:r>
        <w:r w:rsidRPr="00992C4C">
          <w:rPr>
            <w:rStyle w:val="Hyperlink"/>
            <w:rFonts w:hint="cs"/>
            <w:noProof/>
            <w:rtl/>
          </w:rPr>
          <w:t>ی</w:t>
        </w:r>
        <w:r w:rsidRPr="00992C4C">
          <w:rPr>
            <w:rStyle w:val="Hyperlink"/>
            <w:rFonts w:hint="eastAsia"/>
            <w:noProof/>
            <w:rtl/>
          </w:rPr>
          <w:t>ر</w:t>
        </w:r>
        <w:r w:rsidRPr="00992C4C">
          <w:rPr>
            <w:rStyle w:val="Hyperlink"/>
            <w:noProof/>
            <w:rtl/>
          </w:rPr>
          <w:t xml:space="preserve"> کامل) انتخاب نشد؟</w:t>
        </w:r>
        <w:r>
          <w:rPr>
            <w:noProof/>
            <w:webHidden/>
          </w:rPr>
          <w:tab/>
        </w:r>
        <w:r>
          <w:rPr>
            <w:noProof/>
            <w:webHidden/>
          </w:rPr>
          <w:fldChar w:fldCharType="begin"/>
        </w:r>
        <w:r>
          <w:rPr>
            <w:noProof/>
            <w:webHidden/>
          </w:rPr>
          <w:instrText xml:space="preserve"> PAGEREF _Toc221808038 \h </w:instrText>
        </w:r>
        <w:r>
          <w:rPr>
            <w:noProof/>
            <w:webHidden/>
          </w:rPr>
        </w:r>
        <w:r>
          <w:rPr>
            <w:noProof/>
            <w:webHidden/>
          </w:rPr>
          <w:fldChar w:fldCharType="separate"/>
        </w:r>
        <w:r w:rsidR="005F14FA">
          <w:rPr>
            <w:noProof/>
            <w:webHidden/>
            <w:rtl/>
          </w:rPr>
          <w:t>31</w:t>
        </w:r>
        <w:r>
          <w:rPr>
            <w:noProof/>
            <w:webHidden/>
          </w:rPr>
          <w:fldChar w:fldCharType="end"/>
        </w:r>
      </w:hyperlink>
    </w:p>
    <w:p w14:paraId="5B364C38" w14:textId="05626575" w:rsidR="000646D8" w:rsidRDefault="000646D8" w:rsidP="000646D8">
      <w:pPr>
        <w:pStyle w:val="TOC1"/>
        <w:rPr>
          <w:rFonts w:eastAsiaTheme="minorEastAsia"/>
          <w:noProof/>
          <w:kern w:val="0"/>
          <w:sz w:val="22"/>
          <w:szCs w:val="22"/>
          <w14:ligatures w14:val="none"/>
        </w:rPr>
      </w:pPr>
      <w:hyperlink w:anchor="_Toc221808039" w:history="1">
        <w:r w:rsidRPr="00992C4C">
          <w:rPr>
            <w:rStyle w:val="Hyperlink"/>
            <w:noProof/>
            <w:rtl/>
            <w:lang w:bidi="fa-IR"/>
          </w:rPr>
          <w:t>تحل</w:t>
        </w:r>
        <w:r w:rsidRPr="00992C4C">
          <w:rPr>
            <w:rStyle w:val="Hyperlink"/>
            <w:rFonts w:hint="cs"/>
            <w:noProof/>
            <w:rtl/>
            <w:lang w:bidi="fa-IR"/>
          </w:rPr>
          <w:t>ی</w:t>
        </w:r>
        <w:r w:rsidRPr="00992C4C">
          <w:rPr>
            <w:rStyle w:val="Hyperlink"/>
            <w:rFonts w:hint="eastAsia"/>
            <w:noProof/>
            <w:rtl/>
            <w:lang w:bidi="fa-IR"/>
          </w:rPr>
          <w:t>ل</w:t>
        </w:r>
        <w:r w:rsidRPr="00992C4C">
          <w:rPr>
            <w:rStyle w:val="Hyperlink"/>
            <w:noProof/>
            <w:rtl/>
            <w:lang w:bidi="fa-IR"/>
          </w:rPr>
          <w:t xml:space="preserve"> اثر نو</w:t>
        </w:r>
        <w:r w:rsidRPr="00992C4C">
          <w:rPr>
            <w:rStyle w:val="Hyperlink"/>
            <w:rFonts w:hint="cs"/>
            <w:noProof/>
            <w:rtl/>
            <w:lang w:bidi="fa-IR"/>
          </w:rPr>
          <w:t>ی</w:t>
        </w:r>
        <w:r w:rsidRPr="00992C4C">
          <w:rPr>
            <w:rStyle w:val="Hyperlink"/>
            <w:rFonts w:hint="eastAsia"/>
            <w:noProof/>
            <w:rtl/>
            <w:lang w:bidi="fa-IR"/>
          </w:rPr>
          <w:t>ز</w:t>
        </w:r>
        <w:r w:rsidRPr="00992C4C">
          <w:rPr>
            <w:rStyle w:val="Hyperlink"/>
            <w:noProof/>
            <w:rtl/>
            <w:lang w:bidi="fa-IR"/>
          </w:rPr>
          <w:t xml:space="preserve"> و اغتشاش</w:t>
        </w:r>
        <w:r>
          <w:rPr>
            <w:noProof/>
            <w:webHidden/>
          </w:rPr>
          <w:tab/>
        </w:r>
        <w:r>
          <w:rPr>
            <w:noProof/>
            <w:webHidden/>
          </w:rPr>
          <w:fldChar w:fldCharType="begin"/>
        </w:r>
        <w:r>
          <w:rPr>
            <w:noProof/>
            <w:webHidden/>
          </w:rPr>
          <w:instrText xml:space="preserve"> PAGEREF _Toc221808039 \h </w:instrText>
        </w:r>
        <w:r>
          <w:rPr>
            <w:noProof/>
            <w:webHidden/>
          </w:rPr>
        </w:r>
        <w:r>
          <w:rPr>
            <w:noProof/>
            <w:webHidden/>
          </w:rPr>
          <w:fldChar w:fldCharType="separate"/>
        </w:r>
        <w:r w:rsidR="005F14FA">
          <w:rPr>
            <w:noProof/>
            <w:webHidden/>
            <w:rtl/>
          </w:rPr>
          <w:t>32</w:t>
        </w:r>
        <w:r>
          <w:rPr>
            <w:noProof/>
            <w:webHidden/>
          </w:rPr>
          <w:fldChar w:fldCharType="end"/>
        </w:r>
      </w:hyperlink>
    </w:p>
    <w:p w14:paraId="4D16DBAE" w14:textId="2E153016" w:rsidR="000646D8" w:rsidRDefault="000646D8" w:rsidP="000646D8">
      <w:pPr>
        <w:pStyle w:val="TOC2"/>
        <w:tabs>
          <w:tab w:val="right" w:leader="dot" w:pos="9350"/>
        </w:tabs>
        <w:bidi/>
        <w:rPr>
          <w:rFonts w:eastAsiaTheme="minorEastAsia"/>
          <w:noProof/>
          <w:kern w:val="0"/>
          <w:sz w:val="22"/>
          <w:szCs w:val="22"/>
          <w14:ligatures w14:val="none"/>
        </w:rPr>
      </w:pPr>
      <w:hyperlink w:anchor="_Toc221808040"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خطا</w:t>
        </w:r>
        <w:r w:rsidRPr="00992C4C">
          <w:rPr>
            <w:rStyle w:val="Hyperlink"/>
            <w:rFonts w:hint="cs"/>
            <w:noProof/>
            <w:rtl/>
          </w:rPr>
          <w:t>ی</w:t>
        </w:r>
        <w:r w:rsidRPr="00992C4C">
          <w:rPr>
            <w:rStyle w:val="Hyperlink"/>
            <w:noProof/>
            <w:rtl/>
          </w:rPr>
          <w:t xml:space="preserve"> حالت ماندگار: چرا خروج</w:t>
        </w:r>
        <w:r w:rsidRPr="00992C4C">
          <w:rPr>
            <w:rStyle w:val="Hyperlink"/>
            <w:rFonts w:hint="cs"/>
            <w:noProof/>
            <w:rtl/>
          </w:rPr>
          <w:t>ی</w:t>
        </w:r>
        <w:r w:rsidRPr="00992C4C">
          <w:rPr>
            <w:rStyle w:val="Hyperlink"/>
            <w:noProof/>
            <w:rtl/>
          </w:rPr>
          <w:t xml:space="preserve"> رو</w:t>
        </w:r>
        <w:r w:rsidRPr="00992C4C">
          <w:rPr>
            <w:rStyle w:val="Hyperlink"/>
            <w:rFonts w:hint="cs"/>
            <w:noProof/>
            <w:rtl/>
          </w:rPr>
          <w:t>ی</w:t>
        </w:r>
        <w:r w:rsidRPr="00992C4C">
          <w:rPr>
            <w:rStyle w:val="Hyperlink"/>
            <w:noProof/>
            <w:rtl/>
          </w:rPr>
          <w:t xml:space="preserve"> </w:t>
        </w:r>
        <w:r w:rsidRPr="00992C4C">
          <w:rPr>
            <w:rStyle w:val="Hyperlink"/>
            <w:noProof/>
            <w:rtl/>
            <w:lang w:bidi="fa-IR"/>
          </w:rPr>
          <w:t>۸</w:t>
        </w:r>
        <w:r w:rsidRPr="00992C4C">
          <w:rPr>
            <w:rStyle w:val="Hyperlink"/>
            <w:noProof/>
            <w:rtl/>
          </w:rPr>
          <w:t xml:space="preserve"> متر تثب</w:t>
        </w:r>
        <w:r w:rsidRPr="00992C4C">
          <w:rPr>
            <w:rStyle w:val="Hyperlink"/>
            <w:rFonts w:hint="cs"/>
            <w:noProof/>
            <w:rtl/>
          </w:rPr>
          <w:t>ی</w:t>
        </w:r>
        <w:r w:rsidRPr="00992C4C">
          <w:rPr>
            <w:rStyle w:val="Hyperlink"/>
            <w:rFonts w:hint="eastAsia"/>
            <w:noProof/>
            <w:rtl/>
          </w:rPr>
          <w:t>ت</w:t>
        </w:r>
        <w:r w:rsidRPr="00992C4C">
          <w:rPr>
            <w:rStyle w:val="Hyperlink"/>
            <w:noProof/>
            <w:rtl/>
          </w:rPr>
          <w:t xml:space="preserve"> شده است؟</w:t>
        </w:r>
        <w:r>
          <w:rPr>
            <w:noProof/>
            <w:webHidden/>
          </w:rPr>
          <w:tab/>
        </w:r>
        <w:r>
          <w:rPr>
            <w:noProof/>
            <w:webHidden/>
          </w:rPr>
          <w:fldChar w:fldCharType="begin"/>
        </w:r>
        <w:r>
          <w:rPr>
            <w:noProof/>
            <w:webHidden/>
          </w:rPr>
          <w:instrText xml:space="preserve"> PAGEREF _Toc221808040 \h </w:instrText>
        </w:r>
        <w:r>
          <w:rPr>
            <w:noProof/>
            <w:webHidden/>
          </w:rPr>
        </w:r>
        <w:r>
          <w:rPr>
            <w:noProof/>
            <w:webHidden/>
          </w:rPr>
          <w:fldChar w:fldCharType="separate"/>
        </w:r>
        <w:r w:rsidR="005F14FA">
          <w:rPr>
            <w:noProof/>
            <w:webHidden/>
            <w:rtl/>
          </w:rPr>
          <w:t>32</w:t>
        </w:r>
        <w:r>
          <w:rPr>
            <w:noProof/>
            <w:webHidden/>
          </w:rPr>
          <w:fldChar w:fldCharType="end"/>
        </w:r>
      </w:hyperlink>
    </w:p>
    <w:p w14:paraId="00F68C2A" w14:textId="772DCE79" w:rsidR="000646D8" w:rsidRDefault="000646D8" w:rsidP="000646D8">
      <w:pPr>
        <w:pStyle w:val="TOC3"/>
        <w:tabs>
          <w:tab w:val="right" w:leader="dot" w:pos="9350"/>
        </w:tabs>
        <w:bidi/>
        <w:rPr>
          <w:rFonts w:eastAsiaTheme="minorEastAsia"/>
          <w:noProof/>
          <w:kern w:val="0"/>
          <w:sz w:val="22"/>
          <w:szCs w:val="22"/>
          <w14:ligatures w14:val="none"/>
        </w:rPr>
      </w:pPr>
      <w:hyperlink w:anchor="_Toc221808041" w:history="1">
        <w:r w:rsidRPr="00992C4C">
          <w:rPr>
            <w:rStyle w:val="Hyperlink"/>
            <w:noProof/>
            <w:rtl/>
          </w:rPr>
          <w:t>نقش اغتشاش بار</w:t>
        </w:r>
        <w:r w:rsidRPr="00992C4C">
          <w:rPr>
            <w:rStyle w:val="Hyperlink"/>
            <w:noProof/>
            <w:lang w:bidi="fa-IR"/>
          </w:rPr>
          <w:t xml:space="preserve"> (Load Disturbance)</w:t>
        </w:r>
        <w:r>
          <w:rPr>
            <w:noProof/>
            <w:webHidden/>
          </w:rPr>
          <w:tab/>
        </w:r>
        <w:r>
          <w:rPr>
            <w:noProof/>
            <w:webHidden/>
          </w:rPr>
          <w:fldChar w:fldCharType="begin"/>
        </w:r>
        <w:r>
          <w:rPr>
            <w:noProof/>
            <w:webHidden/>
          </w:rPr>
          <w:instrText xml:space="preserve"> PAGEREF _Toc221808041 \h </w:instrText>
        </w:r>
        <w:r>
          <w:rPr>
            <w:noProof/>
            <w:webHidden/>
          </w:rPr>
        </w:r>
        <w:r>
          <w:rPr>
            <w:noProof/>
            <w:webHidden/>
          </w:rPr>
          <w:fldChar w:fldCharType="separate"/>
        </w:r>
        <w:r w:rsidR="005F14FA">
          <w:rPr>
            <w:noProof/>
            <w:webHidden/>
            <w:rtl/>
          </w:rPr>
          <w:t>32</w:t>
        </w:r>
        <w:r>
          <w:rPr>
            <w:noProof/>
            <w:webHidden/>
          </w:rPr>
          <w:fldChar w:fldCharType="end"/>
        </w:r>
      </w:hyperlink>
    </w:p>
    <w:p w14:paraId="0D6BD498" w14:textId="285EA6F5" w:rsidR="000646D8" w:rsidRDefault="000646D8" w:rsidP="000646D8">
      <w:pPr>
        <w:pStyle w:val="TOC3"/>
        <w:tabs>
          <w:tab w:val="right" w:leader="dot" w:pos="9350"/>
        </w:tabs>
        <w:bidi/>
        <w:rPr>
          <w:rFonts w:eastAsiaTheme="minorEastAsia"/>
          <w:noProof/>
          <w:kern w:val="0"/>
          <w:sz w:val="22"/>
          <w:szCs w:val="22"/>
          <w14:ligatures w14:val="none"/>
        </w:rPr>
      </w:pPr>
      <w:hyperlink w:anchor="_Toc221808042" w:history="1">
        <w:r w:rsidRPr="00992C4C">
          <w:rPr>
            <w:rStyle w:val="Hyperlink"/>
            <w:noProof/>
            <w:rtl/>
          </w:rPr>
          <w:t>پد</w:t>
        </w:r>
        <w:r w:rsidRPr="00992C4C">
          <w:rPr>
            <w:rStyle w:val="Hyperlink"/>
            <w:rFonts w:hint="cs"/>
            <w:noProof/>
            <w:rtl/>
          </w:rPr>
          <w:t>ی</w:t>
        </w:r>
        <w:r w:rsidRPr="00992C4C">
          <w:rPr>
            <w:rStyle w:val="Hyperlink"/>
            <w:rFonts w:hint="eastAsia"/>
            <w:noProof/>
            <w:rtl/>
          </w:rPr>
          <w:t>ده</w:t>
        </w:r>
        <w:r w:rsidRPr="00992C4C">
          <w:rPr>
            <w:rStyle w:val="Hyperlink"/>
            <w:noProof/>
            <w:rtl/>
          </w:rPr>
          <w:t xml:space="preserve"> اشباع عملگر</w:t>
        </w:r>
        <w:r w:rsidRPr="00992C4C">
          <w:rPr>
            <w:rStyle w:val="Hyperlink"/>
            <w:noProof/>
            <w:lang w:bidi="fa-IR"/>
          </w:rPr>
          <w:t xml:space="preserve"> (Actuator Saturation)</w:t>
        </w:r>
        <w:r>
          <w:rPr>
            <w:noProof/>
            <w:webHidden/>
          </w:rPr>
          <w:tab/>
        </w:r>
        <w:r>
          <w:rPr>
            <w:noProof/>
            <w:webHidden/>
          </w:rPr>
          <w:fldChar w:fldCharType="begin"/>
        </w:r>
        <w:r>
          <w:rPr>
            <w:noProof/>
            <w:webHidden/>
          </w:rPr>
          <w:instrText xml:space="preserve"> PAGEREF _Toc221808042 \h </w:instrText>
        </w:r>
        <w:r>
          <w:rPr>
            <w:noProof/>
            <w:webHidden/>
          </w:rPr>
        </w:r>
        <w:r>
          <w:rPr>
            <w:noProof/>
            <w:webHidden/>
          </w:rPr>
          <w:fldChar w:fldCharType="separate"/>
        </w:r>
        <w:r w:rsidR="005F14FA">
          <w:rPr>
            <w:noProof/>
            <w:webHidden/>
            <w:rtl/>
          </w:rPr>
          <w:t>33</w:t>
        </w:r>
        <w:r>
          <w:rPr>
            <w:noProof/>
            <w:webHidden/>
          </w:rPr>
          <w:fldChar w:fldCharType="end"/>
        </w:r>
      </w:hyperlink>
    </w:p>
    <w:p w14:paraId="7CC77A92" w14:textId="40C6A02C" w:rsidR="000646D8" w:rsidRDefault="000646D8" w:rsidP="000646D8">
      <w:pPr>
        <w:pStyle w:val="TOC2"/>
        <w:tabs>
          <w:tab w:val="right" w:leader="dot" w:pos="9350"/>
        </w:tabs>
        <w:bidi/>
        <w:rPr>
          <w:rFonts w:eastAsiaTheme="minorEastAsia"/>
          <w:noProof/>
          <w:kern w:val="0"/>
          <w:sz w:val="22"/>
          <w:szCs w:val="22"/>
          <w14:ligatures w14:val="none"/>
        </w:rPr>
      </w:pPr>
      <w:hyperlink w:anchor="_Toc221808043" w:history="1">
        <w:r w:rsidRPr="00992C4C">
          <w:rPr>
            <w:rStyle w:val="Hyperlink"/>
            <w:noProof/>
            <w:rtl/>
          </w:rPr>
          <w:t>تحل</w:t>
        </w:r>
        <w:r w:rsidRPr="00992C4C">
          <w:rPr>
            <w:rStyle w:val="Hyperlink"/>
            <w:rFonts w:hint="cs"/>
            <w:noProof/>
            <w:rtl/>
          </w:rPr>
          <w:t>ی</w:t>
        </w:r>
        <w:r w:rsidRPr="00992C4C">
          <w:rPr>
            <w:rStyle w:val="Hyperlink"/>
            <w:rFonts w:hint="eastAsia"/>
            <w:noProof/>
            <w:rtl/>
          </w:rPr>
          <w:t>ل</w:t>
        </w:r>
        <w:r w:rsidRPr="00992C4C">
          <w:rPr>
            <w:rStyle w:val="Hyperlink"/>
            <w:noProof/>
            <w:rtl/>
          </w:rPr>
          <w:t xml:space="preserve"> تفک</w:t>
        </w:r>
        <w:r w:rsidRPr="00992C4C">
          <w:rPr>
            <w:rStyle w:val="Hyperlink"/>
            <w:rFonts w:hint="cs"/>
            <w:noProof/>
            <w:rtl/>
          </w:rPr>
          <w:t>ی</w:t>
        </w:r>
        <w:r w:rsidRPr="00992C4C">
          <w:rPr>
            <w:rStyle w:val="Hyperlink"/>
            <w:rFonts w:hint="eastAsia"/>
            <w:noProof/>
            <w:rtl/>
          </w:rPr>
          <w:t>ک</w:t>
        </w:r>
        <w:r w:rsidRPr="00992C4C">
          <w:rPr>
            <w:rStyle w:val="Hyperlink"/>
            <w:rFonts w:hint="cs"/>
            <w:noProof/>
            <w:rtl/>
          </w:rPr>
          <w:t>ی</w:t>
        </w:r>
        <w:r w:rsidRPr="00992C4C">
          <w:rPr>
            <w:rStyle w:val="Hyperlink"/>
            <w:noProof/>
            <w:rtl/>
          </w:rPr>
          <w:t xml:space="preserve"> اثر نو</w:t>
        </w:r>
        <w:r w:rsidRPr="00992C4C">
          <w:rPr>
            <w:rStyle w:val="Hyperlink"/>
            <w:rFonts w:hint="cs"/>
            <w:noProof/>
            <w:rtl/>
          </w:rPr>
          <w:t>ی</w:t>
        </w:r>
        <w:r w:rsidRPr="00992C4C">
          <w:rPr>
            <w:rStyle w:val="Hyperlink"/>
            <w:rFonts w:hint="eastAsia"/>
            <w:noProof/>
            <w:rtl/>
          </w:rPr>
          <w:t>ز</w:t>
        </w:r>
        <w:r w:rsidRPr="00992C4C">
          <w:rPr>
            <w:rStyle w:val="Hyperlink"/>
            <w:noProof/>
            <w:rtl/>
          </w:rPr>
          <w:t xml:space="preserve"> و اغتشاش بر پاسخ س</w:t>
        </w:r>
        <w:r w:rsidRPr="00992C4C">
          <w:rPr>
            <w:rStyle w:val="Hyperlink"/>
            <w:rFonts w:hint="cs"/>
            <w:noProof/>
            <w:rtl/>
          </w:rPr>
          <w:t>ی</w:t>
        </w:r>
        <w:r w:rsidRPr="00992C4C">
          <w:rPr>
            <w:rStyle w:val="Hyperlink"/>
            <w:rFonts w:hint="eastAsia"/>
            <w:noProof/>
            <w:rtl/>
          </w:rPr>
          <w:t>ستم</w:t>
        </w:r>
        <w:r>
          <w:rPr>
            <w:noProof/>
            <w:webHidden/>
          </w:rPr>
          <w:tab/>
        </w:r>
        <w:r>
          <w:rPr>
            <w:noProof/>
            <w:webHidden/>
          </w:rPr>
          <w:fldChar w:fldCharType="begin"/>
        </w:r>
        <w:r>
          <w:rPr>
            <w:noProof/>
            <w:webHidden/>
          </w:rPr>
          <w:instrText xml:space="preserve"> PAGEREF _Toc221808043 \h </w:instrText>
        </w:r>
        <w:r>
          <w:rPr>
            <w:noProof/>
            <w:webHidden/>
          </w:rPr>
        </w:r>
        <w:r>
          <w:rPr>
            <w:noProof/>
            <w:webHidden/>
          </w:rPr>
          <w:fldChar w:fldCharType="separate"/>
        </w:r>
        <w:r w:rsidR="005F14FA">
          <w:rPr>
            <w:noProof/>
            <w:webHidden/>
            <w:rtl/>
          </w:rPr>
          <w:t>33</w:t>
        </w:r>
        <w:r>
          <w:rPr>
            <w:noProof/>
            <w:webHidden/>
          </w:rPr>
          <w:fldChar w:fldCharType="end"/>
        </w:r>
      </w:hyperlink>
    </w:p>
    <w:p w14:paraId="0BB636F4" w14:textId="338383EC" w:rsidR="000646D8" w:rsidRDefault="000646D8" w:rsidP="000646D8">
      <w:pPr>
        <w:pStyle w:val="TOC3"/>
        <w:tabs>
          <w:tab w:val="right" w:leader="dot" w:pos="9350"/>
        </w:tabs>
        <w:bidi/>
        <w:rPr>
          <w:rFonts w:eastAsiaTheme="minorEastAsia"/>
          <w:noProof/>
          <w:kern w:val="0"/>
          <w:sz w:val="22"/>
          <w:szCs w:val="22"/>
          <w14:ligatures w14:val="none"/>
        </w:rPr>
      </w:pPr>
      <w:hyperlink w:anchor="_Toc221808044" w:history="1">
        <w:r w:rsidRPr="00992C4C">
          <w:rPr>
            <w:rStyle w:val="Hyperlink"/>
            <w:noProof/>
            <w:rtl/>
          </w:rPr>
          <w:t>اثر نو</w:t>
        </w:r>
        <w:r w:rsidRPr="00992C4C">
          <w:rPr>
            <w:rStyle w:val="Hyperlink"/>
            <w:rFonts w:hint="cs"/>
            <w:noProof/>
            <w:rtl/>
          </w:rPr>
          <w:t>ی</w:t>
        </w:r>
        <w:r w:rsidRPr="00992C4C">
          <w:rPr>
            <w:rStyle w:val="Hyperlink"/>
            <w:rFonts w:hint="eastAsia"/>
            <w:noProof/>
            <w:rtl/>
          </w:rPr>
          <w:t>ز</w:t>
        </w:r>
        <w:r w:rsidRPr="00992C4C">
          <w:rPr>
            <w:rStyle w:val="Hyperlink"/>
            <w:noProof/>
            <w:rtl/>
          </w:rPr>
          <w:t xml:space="preserve"> سف</w:t>
        </w:r>
        <w:r w:rsidRPr="00992C4C">
          <w:rPr>
            <w:rStyle w:val="Hyperlink"/>
            <w:rFonts w:hint="cs"/>
            <w:noProof/>
            <w:rtl/>
          </w:rPr>
          <w:t>ی</w:t>
        </w:r>
        <w:r w:rsidRPr="00992C4C">
          <w:rPr>
            <w:rStyle w:val="Hyperlink"/>
            <w:rFonts w:hint="eastAsia"/>
            <w:noProof/>
            <w:rtl/>
          </w:rPr>
          <w:t>د</w:t>
        </w:r>
        <w:r w:rsidRPr="00992C4C">
          <w:rPr>
            <w:rStyle w:val="Hyperlink"/>
            <w:noProof/>
            <w:lang w:bidi="fa-IR"/>
          </w:rPr>
          <w:t xml:space="preserve"> (White Noise) </w:t>
        </w:r>
        <w:r w:rsidRPr="00992C4C">
          <w:rPr>
            <w:rStyle w:val="Hyperlink"/>
            <w:noProof/>
            <w:rtl/>
          </w:rPr>
          <w:t>با وار</w:t>
        </w:r>
        <w:r w:rsidRPr="00992C4C">
          <w:rPr>
            <w:rStyle w:val="Hyperlink"/>
            <w:rFonts w:hint="cs"/>
            <w:noProof/>
            <w:rtl/>
          </w:rPr>
          <w:t>ی</w:t>
        </w:r>
        <w:r w:rsidRPr="00992C4C">
          <w:rPr>
            <w:rStyle w:val="Hyperlink"/>
            <w:rFonts w:hint="eastAsia"/>
            <w:noProof/>
            <w:rtl/>
          </w:rPr>
          <w:t>انس</w:t>
        </w:r>
        <w:r w:rsidRPr="00992C4C">
          <w:rPr>
            <w:rStyle w:val="Hyperlink"/>
            <w:noProof/>
            <w:rtl/>
          </w:rPr>
          <w:t xml:space="preserve"> </w:t>
        </w:r>
        <w:r w:rsidRPr="00992C4C">
          <w:rPr>
            <w:rStyle w:val="Hyperlink"/>
            <w:noProof/>
            <w:rtl/>
            <w:lang w:bidi="fa-IR"/>
          </w:rPr>
          <w:t>۰.۰۱</w:t>
        </w:r>
        <w:r>
          <w:rPr>
            <w:noProof/>
            <w:webHidden/>
          </w:rPr>
          <w:tab/>
        </w:r>
        <w:r>
          <w:rPr>
            <w:noProof/>
            <w:webHidden/>
          </w:rPr>
          <w:fldChar w:fldCharType="begin"/>
        </w:r>
        <w:r>
          <w:rPr>
            <w:noProof/>
            <w:webHidden/>
          </w:rPr>
          <w:instrText xml:space="preserve"> PAGEREF _Toc221808044 \h </w:instrText>
        </w:r>
        <w:r>
          <w:rPr>
            <w:noProof/>
            <w:webHidden/>
          </w:rPr>
        </w:r>
        <w:r>
          <w:rPr>
            <w:noProof/>
            <w:webHidden/>
          </w:rPr>
          <w:fldChar w:fldCharType="separate"/>
        </w:r>
        <w:r w:rsidR="005F14FA">
          <w:rPr>
            <w:noProof/>
            <w:webHidden/>
            <w:rtl/>
          </w:rPr>
          <w:t>33</w:t>
        </w:r>
        <w:r>
          <w:rPr>
            <w:noProof/>
            <w:webHidden/>
          </w:rPr>
          <w:fldChar w:fldCharType="end"/>
        </w:r>
      </w:hyperlink>
    </w:p>
    <w:p w14:paraId="6866ECE7" w14:textId="67B8F261" w:rsidR="000646D8" w:rsidRDefault="000646D8" w:rsidP="000646D8">
      <w:pPr>
        <w:pStyle w:val="TOC3"/>
        <w:tabs>
          <w:tab w:val="right" w:leader="dot" w:pos="9350"/>
        </w:tabs>
        <w:bidi/>
        <w:rPr>
          <w:rFonts w:eastAsiaTheme="minorEastAsia"/>
          <w:noProof/>
          <w:kern w:val="0"/>
          <w:sz w:val="22"/>
          <w:szCs w:val="22"/>
          <w14:ligatures w14:val="none"/>
        </w:rPr>
      </w:pPr>
      <w:hyperlink w:anchor="_Toc221808045" w:history="1">
        <w:r w:rsidRPr="00992C4C">
          <w:rPr>
            <w:rStyle w:val="Hyperlink"/>
            <w:noProof/>
            <w:rtl/>
          </w:rPr>
          <w:t>اثر اغتشاش بار</w:t>
        </w:r>
        <w:r w:rsidRPr="00992C4C">
          <w:rPr>
            <w:rStyle w:val="Hyperlink"/>
            <w:noProof/>
            <w:lang w:bidi="fa-IR"/>
          </w:rPr>
          <w:t xml:space="preserve"> (Load Disturbance) </w:t>
        </w:r>
        <w:r w:rsidRPr="00992C4C">
          <w:rPr>
            <w:rStyle w:val="Hyperlink"/>
            <w:noProof/>
            <w:rtl/>
          </w:rPr>
          <w:t xml:space="preserve">با مقدار </w:t>
        </w:r>
        <w:r w:rsidRPr="00992C4C">
          <w:rPr>
            <w:rStyle w:val="Hyperlink"/>
            <w:noProof/>
            <w:rtl/>
            <w:lang w:bidi="fa-IR"/>
          </w:rPr>
          <w:t>۲</w:t>
        </w:r>
        <w:r w:rsidRPr="00992C4C">
          <w:rPr>
            <w:rStyle w:val="Hyperlink"/>
            <w:noProof/>
            <w:lang w:bidi="fa-IR"/>
          </w:rPr>
          <w:t>-</w:t>
        </w:r>
        <w:r>
          <w:rPr>
            <w:noProof/>
            <w:webHidden/>
          </w:rPr>
          <w:tab/>
        </w:r>
        <w:r>
          <w:rPr>
            <w:noProof/>
            <w:webHidden/>
          </w:rPr>
          <w:fldChar w:fldCharType="begin"/>
        </w:r>
        <w:r>
          <w:rPr>
            <w:noProof/>
            <w:webHidden/>
          </w:rPr>
          <w:instrText xml:space="preserve"> PAGEREF _Toc221808045 \h </w:instrText>
        </w:r>
        <w:r>
          <w:rPr>
            <w:noProof/>
            <w:webHidden/>
          </w:rPr>
        </w:r>
        <w:r>
          <w:rPr>
            <w:noProof/>
            <w:webHidden/>
          </w:rPr>
          <w:fldChar w:fldCharType="separate"/>
        </w:r>
        <w:r w:rsidR="005F14FA">
          <w:rPr>
            <w:noProof/>
            <w:webHidden/>
            <w:rtl/>
          </w:rPr>
          <w:t>34</w:t>
        </w:r>
        <w:r>
          <w:rPr>
            <w:noProof/>
            <w:webHidden/>
          </w:rPr>
          <w:fldChar w:fldCharType="end"/>
        </w:r>
      </w:hyperlink>
    </w:p>
    <w:p w14:paraId="4F9B57F2" w14:textId="0F63951F" w:rsidR="000646D8" w:rsidRDefault="000646D8" w:rsidP="000646D8">
      <w:pPr>
        <w:pStyle w:val="TOC2"/>
        <w:tabs>
          <w:tab w:val="right" w:leader="dot" w:pos="9350"/>
        </w:tabs>
        <w:bidi/>
        <w:rPr>
          <w:rFonts w:eastAsiaTheme="minorEastAsia"/>
          <w:noProof/>
          <w:kern w:val="0"/>
          <w:sz w:val="22"/>
          <w:szCs w:val="22"/>
          <w14:ligatures w14:val="none"/>
        </w:rPr>
      </w:pPr>
      <w:hyperlink w:anchor="_Toc221808046" w:history="1">
        <w:r w:rsidRPr="00992C4C">
          <w:rPr>
            <w:rStyle w:val="Hyperlink"/>
            <w:noProof/>
            <w:rtl/>
          </w:rPr>
          <w:t>مدلساز</w:t>
        </w:r>
        <w:r w:rsidRPr="00992C4C">
          <w:rPr>
            <w:rStyle w:val="Hyperlink"/>
            <w:rFonts w:hint="cs"/>
            <w:noProof/>
            <w:rtl/>
          </w:rPr>
          <w:t>ی</w:t>
        </w:r>
        <w:r w:rsidRPr="00992C4C">
          <w:rPr>
            <w:rStyle w:val="Hyperlink"/>
            <w:noProof/>
            <w:rtl/>
          </w:rPr>
          <w:t xml:space="preserve"> ر</w:t>
        </w:r>
        <w:r w:rsidRPr="00992C4C">
          <w:rPr>
            <w:rStyle w:val="Hyperlink"/>
            <w:rFonts w:hint="cs"/>
            <w:noProof/>
            <w:rtl/>
          </w:rPr>
          <w:t>ی</w:t>
        </w:r>
        <w:r w:rsidRPr="00992C4C">
          <w:rPr>
            <w:rStyle w:val="Hyperlink"/>
            <w:rFonts w:hint="eastAsia"/>
            <w:noProof/>
            <w:rtl/>
          </w:rPr>
          <w:t>اض</w:t>
        </w:r>
        <w:r w:rsidRPr="00992C4C">
          <w:rPr>
            <w:rStyle w:val="Hyperlink"/>
            <w:rFonts w:hint="cs"/>
            <w:noProof/>
            <w:rtl/>
          </w:rPr>
          <w:t>ی</w:t>
        </w:r>
        <w:r w:rsidRPr="00992C4C">
          <w:rPr>
            <w:rStyle w:val="Hyperlink"/>
            <w:noProof/>
            <w:rtl/>
          </w:rPr>
          <w:t xml:space="preserve"> پد</w:t>
        </w:r>
        <w:r w:rsidRPr="00992C4C">
          <w:rPr>
            <w:rStyle w:val="Hyperlink"/>
            <w:rFonts w:hint="cs"/>
            <w:noProof/>
            <w:rtl/>
          </w:rPr>
          <w:t>ی</w:t>
        </w:r>
        <w:r w:rsidRPr="00992C4C">
          <w:rPr>
            <w:rStyle w:val="Hyperlink"/>
            <w:rFonts w:hint="eastAsia"/>
            <w:noProof/>
            <w:rtl/>
          </w:rPr>
          <w:t>ده</w:t>
        </w:r>
        <w:r>
          <w:rPr>
            <w:noProof/>
            <w:webHidden/>
          </w:rPr>
          <w:tab/>
        </w:r>
        <w:r>
          <w:rPr>
            <w:noProof/>
            <w:webHidden/>
          </w:rPr>
          <w:fldChar w:fldCharType="begin"/>
        </w:r>
        <w:r>
          <w:rPr>
            <w:noProof/>
            <w:webHidden/>
          </w:rPr>
          <w:instrText xml:space="preserve"> PAGEREF _Toc221808046 \h </w:instrText>
        </w:r>
        <w:r>
          <w:rPr>
            <w:noProof/>
            <w:webHidden/>
          </w:rPr>
        </w:r>
        <w:r>
          <w:rPr>
            <w:noProof/>
            <w:webHidden/>
          </w:rPr>
          <w:fldChar w:fldCharType="separate"/>
        </w:r>
        <w:r w:rsidR="005F14FA">
          <w:rPr>
            <w:noProof/>
            <w:webHidden/>
            <w:rtl/>
          </w:rPr>
          <w:t>34</w:t>
        </w:r>
        <w:r>
          <w:rPr>
            <w:noProof/>
            <w:webHidden/>
          </w:rPr>
          <w:fldChar w:fldCharType="end"/>
        </w:r>
      </w:hyperlink>
    </w:p>
    <w:p w14:paraId="1589CCB0" w14:textId="46F3CDA3" w:rsidR="000646D8" w:rsidRDefault="000646D8" w:rsidP="000646D8">
      <w:pPr>
        <w:pStyle w:val="TOC3"/>
        <w:tabs>
          <w:tab w:val="right" w:leader="dot" w:pos="9350"/>
        </w:tabs>
        <w:bidi/>
        <w:rPr>
          <w:rFonts w:eastAsiaTheme="minorEastAsia"/>
          <w:noProof/>
          <w:kern w:val="0"/>
          <w:sz w:val="22"/>
          <w:szCs w:val="22"/>
          <w14:ligatures w14:val="none"/>
        </w:rPr>
      </w:pPr>
      <w:hyperlink w:anchor="_Toc221808047" w:history="1">
        <w:r w:rsidRPr="00992C4C">
          <w:rPr>
            <w:rStyle w:val="Hyperlink"/>
            <w:noProof/>
            <w:rtl/>
          </w:rPr>
          <w:t>معادلات حاکم بر س</w:t>
        </w:r>
        <w:r w:rsidRPr="00992C4C">
          <w:rPr>
            <w:rStyle w:val="Hyperlink"/>
            <w:rFonts w:hint="cs"/>
            <w:noProof/>
            <w:rtl/>
          </w:rPr>
          <w:t>ی</w:t>
        </w:r>
        <w:r w:rsidRPr="00992C4C">
          <w:rPr>
            <w:rStyle w:val="Hyperlink"/>
            <w:rFonts w:hint="eastAsia"/>
            <w:noProof/>
            <w:rtl/>
          </w:rPr>
          <w:t>ستم</w:t>
        </w:r>
        <w:r w:rsidRPr="00992C4C">
          <w:rPr>
            <w:rStyle w:val="Hyperlink"/>
            <w:noProof/>
            <w:rtl/>
          </w:rPr>
          <w:t xml:space="preserve"> در حالت اشباع</w:t>
        </w:r>
        <w:r>
          <w:rPr>
            <w:noProof/>
            <w:webHidden/>
          </w:rPr>
          <w:tab/>
        </w:r>
        <w:r>
          <w:rPr>
            <w:noProof/>
            <w:webHidden/>
          </w:rPr>
          <w:fldChar w:fldCharType="begin"/>
        </w:r>
        <w:r>
          <w:rPr>
            <w:noProof/>
            <w:webHidden/>
          </w:rPr>
          <w:instrText xml:space="preserve"> PAGEREF _Toc221808047 \h </w:instrText>
        </w:r>
        <w:r>
          <w:rPr>
            <w:noProof/>
            <w:webHidden/>
          </w:rPr>
        </w:r>
        <w:r>
          <w:rPr>
            <w:noProof/>
            <w:webHidden/>
          </w:rPr>
          <w:fldChar w:fldCharType="separate"/>
        </w:r>
        <w:r w:rsidR="005F14FA">
          <w:rPr>
            <w:noProof/>
            <w:webHidden/>
            <w:rtl/>
          </w:rPr>
          <w:t>34</w:t>
        </w:r>
        <w:r>
          <w:rPr>
            <w:noProof/>
            <w:webHidden/>
          </w:rPr>
          <w:fldChar w:fldCharType="end"/>
        </w:r>
      </w:hyperlink>
    </w:p>
    <w:p w14:paraId="627E3362" w14:textId="2613F454" w:rsidR="000646D8" w:rsidRDefault="000646D8" w:rsidP="000646D8">
      <w:pPr>
        <w:pStyle w:val="TOC3"/>
        <w:tabs>
          <w:tab w:val="right" w:leader="dot" w:pos="9350"/>
        </w:tabs>
        <w:bidi/>
        <w:rPr>
          <w:rFonts w:eastAsiaTheme="minorEastAsia"/>
          <w:noProof/>
          <w:kern w:val="0"/>
          <w:sz w:val="22"/>
          <w:szCs w:val="22"/>
          <w14:ligatures w14:val="none"/>
        </w:rPr>
      </w:pPr>
      <w:hyperlink w:anchor="_Toc221808048" w:history="1">
        <w:r w:rsidRPr="00992C4C">
          <w:rPr>
            <w:rStyle w:val="Hyperlink"/>
            <w:noProof/>
            <w:rtl/>
          </w:rPr>
          <w:t>نقطه تعادل جد</w:t>
        </w:r>
        <w:r w:rsidRPr="00992C4C">
          <w:rPr>
            <w:rStyle w:val="Hyperlink"/>
            <w:rFonts w:hint="cs"/>
            <w:noProof/>
            <w:rtl/>
          </w:rPr>
          <w:t>ی</w:t>
        </w:r>
        <w:r w:rsidRPr="00992C4C">
          <w:rPr>
            <w:rStyle w:val="Hyperlink"/>
            <w:rFonts w:hint="eastAsia"/>
            <w:noProof/>
            <w:rtl/>
          </w:rPr>
          <w:t>د</w:t>
        </w:r>
        <w:r>
          <w:rPr>
            <w:noProof/>
            <w:webHidden/>
          </w:rPr>
          <w:tab/>
        </w:r>
        <w:r>
          <w:rPr>
            <w:noProof/>
            <w:webHidden/>
          </w:rPr>
          <w:fldChar w:fldCharType="begin"/>
        </w:r>
        <w:r>
          <w:rPr>
            <w:noProof/>
            <w:webHidden/>
          </w:rPr>
          <w:instrText xml:space="preserve"> PAGEREF _Toc221808048 \h </w:instrText>
        </w:r>
        <w:r>
          <w:rPr>
            <w:noProof/>
            <w:webHidden/>
          </w:rPr>
        </w:r>
        <w:r>
          <w:rPr>
            <w:noProof/>
            <w:webHidden/>
          </w:rPr>
          <w:fldChar w:fldCharType="separate"/>
        </w:r>
        <w:r w:rsidR="005F14FA">
          <w:rPr>
            <w:noProof/>
            <w:webHidden/>
            <w:rtl/>
          </w:rPr>
          <w:t>34</w:t>
        </w:r>
        <w:r>
          <w:rPr>
            <w:noProof/>
            <w:webHidden/>
          </w:rPr>
          <w:fldChar w:fldCharType="end"/>
        </w:r>
      </w:hyperlink>
    </w:p>
    <w:p w14:paraId="1E862054" w14:textId="666ABCDE" w:rsidR="000646D8" w:rsidRDefault="000646D8" w:rsidP="000646D8">
      <w:pPr>
        <w:pStyle w:val="TOC1"/>
        <w:rPr>
          <w:rFonts w:eastAsiaTheme="minorEastAsia"/>
          <w:noProof/>
          <w:kern w:val="0"/>
          <w:sz w:val="22"/>
          <w:szCs w:val="22"/>
          <w14:ligatures w14:val="none"/>
        </w:rPr>
      </w:pPr>
      <w:hyperlink w:anchor="_Toc221808049" w:history="1">
        <w:r w:rsidRPr="00992C4C">
          <w:rPr>
            <w:rStyle w:val="Hyperlink"/>
            <w:noProof/>
            <w:rtl/>
          </w:rPr>
          <w:t>ثابت زمان</w:t>
        </w:r>
        <w:r w:rsidRPr="00992C4C">
          <w:rPr>
            <w:rStyle w:val="Hyperlink"/>
            <w:rFonts w:hint="cs"/>
            <w:noProof/>
            <w:rtl/>
          </w:rPr>
          <w:t>ی</w:t>
        </w:r>
        <w:r w:rsidRPr="00992C4C">
          <w:rPr>
            <w:rStyle w:val="Hyperlink"/>
            <w:noProof/>
            <w:rtl/>
          </w:rPr>
          <w:t xml:space="preserve"> پر شدن و خال</w:t>
        </w:r>
        <w:r w:rsidRPr="00992C4C">
          <w:rPr>
            <w:rStyle w:val="Hyperlink"/>
            <w:rFonts w:hint="cs"/>
            <w:noProof/>
            <w:rtl/>
          </w:rPr>
          <w:t>ی</w:t>
        </w:r>
        <w:r w:rsidRPr="00992C4C">
          <w:rPr>
            <w:rStyle w:val="Hyperlink"/>
            <w:noProof/>
            <w:rtl/>
          </w:rPr>
          <w:t xml:space="preserve"> شدن تانکر آب </w:t>
        </w:r>
        <w:r w:rsidRPr="00992C4C">
          <w:rPr>
            <w:rStyle w:val="Hyperlink"/>
            <w:rFonts w:hint="cs"/>
            <w:noProof/>
            <w:rtl/>
          </w:rPr>
          <w:t>ی</w:t>
        </w:r>
        <w:r w:rsidRPr="00992C4C">
          <w:rPr>
            <w:rStyle w:val="Hyperlink"/>
            <w:rFonts w:hint="eastAsia"/>
            <w:noProof/>
            <w:rtl/>
          </w:rPr>
          <w:t>ک</w:t>
        </w:r>
        <w:r w:rsidRPr="00992C4C">
          <w:rPr>
            <w:rStyle w:val="Hyperlink"/>
            <w:noProof/>
            <w:rtl/>
          </w:rPr>
          <w:t xml:space="preserve"> ثان</w:t>
        </w:r>
        <w:r w:rsidRPr="00992C4C">
          <w:rPr>
            <w:rStyle w:val="Hyperlink"/>
            <w:rFonts w:hint="cs"/>
            <w:noProof/>
            <w:rtl/>
          </w:rPr>
          <w:t>ی</w:t>
        </w:r>
        <w:r w:rsidRPr="00992C4C">
          <w:rPr>
            <w:rStyle w:val="Hyperlink"/>
            <w:rFonts w:hint="eastAsia"/>
            <w:noProof/>
            <w:rtl/>
          </w:rPr>
          <w:t>ه</w:t>
        </w:r>
        <w:r>
          <w:rPr>
            <w:noProof/>
            <w:webHidden/>
          </w:rPr>
          <w:tab/>
        </w:r>
        <w:r>
          <w:rPr>
            <w:noProof/>
            <w:webHidden/>
          </w:rPr>
          <w:fldChar w:fldCharType="begin"/>
        </w:r>
        <w:r>
          <w:rPr>
            <w:noProof/>
            <w:webHidden/>
          </w:rPr>
          <w:instrText xml:space="preserve"> PAGEREF _Toc221808049 \h </w:instrText>
        </w:r>
        <w:r>
          <w:rPr>
            <w:noProof/>
            <w:webHidden/>
          </w:rPr>
        </w:r>
        <w:r>
          <w:rPr>
            <w:noProof/>
            <w:webHidden/>
          </w:rPr>
          <w:fldChar w:fldCharType="separate"/>
        </w:r>
        <w:r w:rsidR="005F14FA">
          <w:rPr>
            <w:noProof/>
            <w:webHidden/>
            <w:rtl/>
          </w:rPr>
          <w:t>37</w:t>
        </w:r>
        <w:r>
          <w:rPr>
            <w:noProof/>
            <w:webHidden/>
          </w:rPr>
          <w:fldChar w:fldCharType="end"/>
        </w:r>
      </w:hyperlink>
    </w:p>
    <w:p w14:paraId="1A92F54F" w14:textId="5060B2E3" w:rsidR="000646D8" w:rsidRDefault="000646D8" w:rsidP="000646D8">
      <w:pPr>
        <w:pStyle w:val="TOC2"/>
        <w:tabs>
          <w:tab w:val="right" w:leader="dot" w:pos="9350"/>
        </w:tabs>
        <w:bidi/>
        <w:rPr>
          <w:rFonts w:eastAsiaTheme="minorEastAsia"/>
          <w:noProof/>
          <w:kern w:val="0"/>
          <w:sz w:val="22"/>
          <w:szCs w:val="22"/>
          <w14:ligatures w14:val="none"/>
        </w:rPr>
      </w:pPr>
      <w:hyperlink w:anchor="_Toc221808050" w:history="1">
        <w:r w:rsidRPr="00992C4C">
          <w:rPr>
            <w:rStyle w:val="Hyperlink"/>
            <w:noProof/>
            <w:rtl/>
          </w:rPr>
          <w:t>به‌کارگ</w:t>
        </w:r>
        <w:r w:rsidRPr="00992C4C">
          <w:rPr>
            <w:rStyle w:val="Hyperlink"/>
            <w:rFonts w:hint="cs"/>
            <w:noProof/>
            <w:rtl/>
          </w:rPr>
          <w:t>ی</w:t>
        </w:r>
        <w:r w:rsidRPr="00992C4C">
          <w:rPr>
            <w:rStyle w:val="Hyperlink"/>
            <w:rFonts w:hint="eastAsia"/>
            <w:noProof/>
            <w:rtl/>
          </w:rPr>
          <w:t>ر</w:t>
        </w:r>
        <w:r w:rsidRPr="00992C4C">
          <w:rPr>
            <w:rStyle w:val="Hyperlink"/>
            <w:rFonts w:hint="cs"/>
            <w:noProof/>
            <w:rtl/>
          </w:rPr>
          <w:t>ی</w:t>
        </w:r>
        <w:r w:rsidRPr="00992C4C">
          <w:rPr>
            <w:rStyle w:val="Hyperlink"/>
            <w:rFonts w:ascii="Cambria" w:hAnsi="Cambria" w:cs="Cambria"/>
            <w:noProof/>
            <w:rtl/>
          </w:rPr>
          <w:t> </w:t>
        </w:r>
        <w:r w:rsidRPr="00992C4C">
          <w:rPr>
            <w:rStyle w:val="Hyperlink"/>
            <w:noProof/>
            <w:rtl/>
          </w:rPr>
          <w:t>عملگر دوطرفه</w:t>
        </w:r>
        <w:r w:rsidRPr="00992C4C">
          <w:rPr>
            <w:rStyle w:val="Hyperlink"/>
            <w:noProof/>
            <w:lang w:bidi="fa-IR"/>
          </w:rPr>
          <w:t xml:space="preserve"> (Bi-directional Actuator) </w:t>
        </w:r>
        <w:r w:rsidRPr="00992C4C">
          <w:rPr>
            <w:rStyle w:val="Hyperlink"/>
            <w:rFonts w:hint="cs"/>
            <w:noProof/>
            <w:rtl/>
          </w:rPr>
          <w:t>ی</w:t>
        </w:r>
        <w:r w:rsidRPr="00992C4C">
          <w:rPr>
            <w:rStyle w:val="Hyperlink"/>
            <w:rFonts w:hint="eastAsia"/>
            <w:noProof/>
            <w:rtl/>
          </w:rPr>
          <w:t>ا</w:t>
        </w:r>
        <w:r w:rsidRPr="00992C4C">
          <w:rPr>
            <w:rStyle w:val="Hyperlink"/>
            <w:rFonts w:ascii="Cambria" w:hAnsi="Cambria" w:cs="Cambria"/>
            <w:noProof/>
            <w:rtl/>
          </w:rPr>
          <w:t> </w:t>
        </w:r>
        <w:r w:rsidRPr="00992C4C">
          <w:rPr>
            <w:rStyle w:val="Hyperlink"/>
            <w:noProof/>
            <w:rtl/>
          </w:rPr>
          <w:t>پمپ فعال تخل</w:t>
        </w:r>
        <w:r w:rsidRPr="00992C4C">
          <w:rPr>
            <w:rStyle w:val="Hyperlink"/>
            <w:rFonts w:hint="cs"/>
            <w:noProof/>
            <w:rtl/>
          </w:rPr>
          <w:t>ی</w:t>
        </w:r>
        <w:r w:rsidRPr="00992C4C">
          <w:rPr>
            <w:rStyle w:val="Hyperlink"/>
            <w:rFonts w:hint="eastAsia"/>
            <w:noProof/>
            <w:rtl/>
          </w:rPr>
          <w:t>ه</w:t>
        </w:r>
        <w:r w:rsidRPr="00992C4C">
          <w:rPr>
            <w:rStyle w:val="Hyperlink"/>
            <w:noProof/>
            <w:lang w:bidi="fa-IR"/>
          </w:rPr>
          <w:t>.</w:t>
        </w:r>
        <w:r>
          <w:rPr>
            <w:noProof/>
            <w:webHidden/>
          </w:rPr>
          <w:tab/>
        </w:r>
        <w:r>
          <w:rPr>
            <w:noProof/>
            <w:webHidden/>
          </w:rPr>
          <w:fldChar w:fldCharType="begin"/>
        </w:r>
        <w:r>
          <w:rPr>
            <w:noProof/>
            <w:webHidden/>
          </w:rPr>
          <w:instrText xml:space="preserve"> PAGEREF _Toc221808050 \h </w:instrText>
        </w:r>
        <w:r>
          <w:rPr>
            <w:noProof/>
            <w:webHidden/>
          </w:rPr>
        </w:r>
        <w:r>
          <w:rPr>
            <w:noProof/>
            <w:webHidden/>
          </w:rPr>
          <w:fldChar w:fldCharType="separate"/>
        </w:r>
        <w:r w:rsidR="005F14FA">
          <w:rPr>
            <w:noProof/>
            <w:webHidden/>
            <w:rtl/>
          </w:rPr>
          <w:t>37</w:t>
        </w:r>
        <w:r>
          <w:rPr>
            <w:noProof/>
            <w:webHidden/>
          </w:rPr>
          <w:fldChar w:fldCharType="end"/>
        </w:r>
      </w:hyperlink>
    </w:p>
    <w:p w14:paraId="20361247" w14:textId="6AEB6D4D" w:rsidR="0090687C" w:rsidRPr="00765A29" w:rsidRDefault="0090687C" w:rsidP="00765A29">
      <w:pPr>
        <w:pStyle w:val="Heading1"/>
        <w:bidi/>
        <w:rPr>
          <w:b w:val="0"/>
          <w:bCs w:val="0"/>
          <w:rtl/>
        </w:rPr>
      </w:pPr>
      <w:r w:rsidRPr="00765A29">
        <w:rPr>
          <w:b w:val="0"/>
          <w:bCs w:val="0"/>
          <w:rtl/>
        </w:rPr>
        <w:fldChar w:fldCharType="end"/>
      </w:r>
    </w:p>
    <w:p w14:paraId="11A392EB" w14:textId="77777777" w:rsidR="0090687C" w:rsidRDefault="0090687C">
      <w:pPr>
        <w:rPr>
          <w:rFonts w:ascii="B Nazanin" w:eastAsiaTheme="majorEastAsia" w:hAnsi="B Nazanin" w:cs="B Nazanin"/>
          <w:bCs/>
          <w:color w:val="000000" w:themeColor="text1"/>
          <w:sz w:val="28"/>
          <w:szCs w:val="28"/>
          <w:rtl/>
        </w:rPr>
      </w:pPr>
      <w:r>
        <w:rPr>
          <w:rtl/>
        </w:rPr>
        <w:br w:type="page"/>
      </w:r>
    </w:p>
    <w:p w14:paraId="43B93364" w14:textId="18151A99" w:rsidR="0065525C" w:rsidRPr="00307ED9" w:rsidRDefault="0065525C" w:rsidP="0090687C">
      <w:pPr>
        <w:pStyle w:val="Heading1"/>
        <w:bidi/>
      </w:pPr>
      <w:bookmarkStart w:id="0" w:name="_Toc221807981"/>
      <w:r w:rsidRPr="00307ED9">
        <w:rPr>
          <w:rtl/>
        </w:rPr>
        <w:lastRenderedPageBreak/>
        <w:t>تحلیل شناسایی سیستم</w:t>
      </w:r>
      <w:bookmarkEnd w:id="0"/>
    </w:p>
    <w:p w14:paraId="32F56D47" w14:textId="77777777" w:rsidR="0065525C" w:rsidRPr="00307ED9" w:rsidRDefault="0065525C" w:rsidP="00B05D0D">
      <w:pPr>
        <w:bidi/>
        <w:jc w:val="both"/>
        <w:rPr>
          <w:rFonts w:cs="B Nazanin"/>
        </w:rPr>
      </w:pPr>
      <w:r w:rsidRPr="00307ED9">
        <w:rPr>
          <w:rFonts w:cs="B Nazanin"/>
          <w:rtl/>
        </w:rPr>
        <w:t>بر اساس داده‌های استخراج شده از</w:t>
      </w:r>
      <w:r w:rsidRPr="00307ED9">
        <w:rPr>
          <w:rFonts w:cs="B Nazanin"/>
        </w:rPr>
        <w:t xml:space="preserve"> workspace</w:t>
      </w:r>
      <w:r w:rsidRPr="00307ED9">
        <w:rPr>
          <w:rFonts w:cs="B Nazanin"/>
          <w:rtl/>
        </w:rPr>
        <w:t xml:space="preserve">، مشاهده می‌شود که با اعمال یک ورودی پله با دامنه </w:t>
      </w:r>
      <w:r w:rsidRPr="00307ED9">
        <w:rPr>
          <w:rFonts w:cs="B Nazanin"/>
          <w:rtl/>
          <w:lang w:bidi="fa-IR"/>
        </w:rPr>
        <w:t>۱</w:t>
      </w:r>
      <w:r w:rsidRPr="00307ED9">
        <w:rPr>
          <w:rFonts w:cs="B Nazanin"/>
          <w:rtl/>
        </w:rPr>
        <w:t xml:space="preserve"> به سیستم</w:t>
      </w:r>
      <w:r w:rsidRPr="00307ED9">
        <w:rPr>
          <w:rFonts w:cs="B Nazanin"/>
        </w:rPr>
        <w:t xml:space="preserve"> (</w:t>
      </w:r>
      <w:proofErr w:type="spellStart"/>
      <w:r w:rsidRPr="00307ED9">
        <w:rPr>
          <w:rFonts w:cs="B Nazanin"/>
        </w:rPr>
        <w:t>Tankheight</w:t>
      </w:r>
      <w:proofErr w:type="spellEnd"/>
      <w:r w:rsidRPr="00307ED9">
        <w:rPr>
          <w:rFonts w:cs="B Nazanin"/>
        </w:rPr>
        <w:t>)</w:t>
      </w:r>
      <w:r w:rsidRPr="00307ED9">
        <w:rPr>
          <w:rFonts w:cs="B Nazanin"/>
          <w:rtl/>
        </w:rPr>
        <w:t>، خروجی به صورت یک شیب خطی</w:t>
      </w:r>
      <w:r w:rsidRPr="00307ED9">
        <w:rPr>
          <w:rFonts w:cs="B Nazanin"/>
        </w:rPr>
        <w:t xml:space="preserve"> (Ramp) </w:t>
      </w:r>
      <w:r w:rsidRPr="00307ED9">
        <w:rPr>
          <w:rFonts w:cs="B Nazanin"/>
          <w:rtl/>
        </w:rPr>
        <w:t>افزایش می‌یابد. این رفتار مشخصه یک سیستم انتگرال‌گیر خالص</w:t>
      </w:r>
      <w:r w:rsidRPr="00307ED9">
        <w:rPr>
          <w:rFonts w:cs="B Nazanin"/>
        </w:rPr>
        <w:t xml:space="preserve"> (Pure Integrator) </w:t>
      </w:r>
      <w:r w:rsidRPr="00307ED9">
        <w:rPr>
          <w:rFonts w:cs="B Nazanin"/>
          <w:rtl/>
        </w:rPr>
        <w:t>است</w:t>
      </w:r>
      <w:r w:rsidRPr="00307ED9">
        <w:rPr>
          <w:rFonts w:cs="B Nazanin"/>
        </w:rPr>
        <w:t>.</w:t>
      </w:r>
    </w:p>
    <w:p w14:paraId="0C6E107E" w14:textId="77777777" w:rsidR="0065525C" w:rsidRPr="00307ED9" w:rsidRDefault="0065525C" w:rsidP="0065525C">
      <w:pPr>
        <w:bidi/>
        <w:rPr>
          <w:rFonts w:cs="B Nazanin"/>
        </w:rPr>
      </w:pPr>
      <w:r w:rsidRPr="00307ED9">
        <w:rPr>
          <w:rFonts w:cs="B Nazanin"/>
          <w:rtl/>
        </w:rPr>
        <w:t>مدل عمومی یک انتگرال‌گیر به صورت زیر است</w:t>
      </w:r>
      <w:r w:rsidRPr="00307ED9">
        <w:rPr>
          <w:rFonts w:cs="B Nazanin"/>
        </w:rPr>
        <w:t>:</w:t>
      </w:r>
    </w:p>
    <w:p w14:paraId="757B6120" w14:textId="469CB935" w:rsidR="0065525C" w:rsidRPr="00307ED9" w:rsidRDefault="0065525C" w:rsidP="0065525C">
      <w:pPr>
        <w:bidi/>
        <w:rPr>
          <w:rFonts w:cs="B Nazanin"/>
        </w:rPr>
      </w:pPr>
      <m:oMathPara>
        <m:oMath>
          <m:r>
            <w:rPr>
              <w:rFonts w:ascii="Cambria Math" w:hAnsi="Cambria Math" w:cs="B Nazanin"/>
            </w:rPr>
            <m:t>G(s)=</m:t>
          </m:r>
          <m:f>
            <m:fPr>
              <m:ctrlPr>
                <w:rPr>
                  <w:rFonts w:ascii="Cambria Math" w:hAnsi="Cambria Math" w:cs="B Nazanin"/>
                </w:rPr>
              </m:ctrlPr>
            </m:fPr>
            <m:num>
              <m:r>
                <w:rPr>
                  <w:rFonts w:ascii="Cambria Math" w:hAnsi="Cambria Math" w:cs="B Nazanin"/>
                </w:rPr>
                <m:t>K</m:t>
              </m:r>
            </m:num>
            <m:den>
              <m:r>
                <w:rPr>
                  <w:rFonts w:ascii="Cambria Math" w:hAnsi="Cambria Math" w:cs="B Nazanin"/>
                </w:rPr>
                <m:t>s</m:t>
              </m:r>
            </m:den>
          </m:f>
          <m:r>
            <m:rPr>
              <m:sty m:val="p"/>
            </m:rPr>
            <w:rPr>
              <w:rFonts w:ascii="Cambria Math" w:hAnsi="Cambria Math" w:cs="B Nazanin"/>
            </w:rPr>
            <w:br/>
          </m:r>
        </m:oMath>
      </m:oMathPara>
    </w:p>
    <w:p w14:paraId="194A010A" w14:textId="10376D2E" w:rsidR="0065525C" w:rsidRPr="00307ED9" w:rsidRDefault="0065525C" w:rsidP="0065525C">
      <w:pPr>
        <w:bidi/>
        <w:rPr>
          <w:rFonts w:cs="B Nazanin" w:hint="cs"/>
          <w:rtl/>
          <w:lang w:bidi="fa-IR"/>
        </w:rPr>
      </w:pPr>
      <w:r w:rsidRPr="00307ED9">
        <w:rPr>
          <w:rFonts w:cs="B Nazanin"/>
          <w:rtl/>
        </w:rPr>
        <w:t>با محاسبه شیب تغییرات ارتفاع نسبت به زمان از روی داده‌های آزمایش</w:t>
      </w:r>
      <w:r w:rsidRPr="00307ED9">
        <w:rPr>
          <w:rFonts w:cs="B Nazanin"/>
        </w:rPr>
        <w:t>:</w:t>
      </w:r>
      <w:r w:rsidR="00DA7279">
        <w:rPr>
          <w:rFonts w:cs="B Nazanin" w:hint="cs"/>
          <w:rtl/>
        </w:rPr>
        <w:t>(استپ های زمانی 0.5 ثانیه است)</w:t>
      </w:r>
    </w:p>
    <w:p w14:paraId="47168C36" w14:textId="3B7BB7C2" w:rsidR="0065525C" w:rsidRPr="00307ED9" w:rsidRDefault="0065525C" w:rsidP="0065525C">
      <w:pPr>
        <w:bidi/>
        <w:rPr>
          <w:rFonts w:cs="B Nazanin"/>
        </w:rPr>
      </w:pPr>
      <m:oMathPara>
        <m:oMath>
          <m:r>
            <m:rPr>
              <m:nor/>
            </m:rPr>
            <w:rPr>
              <w:rFonts w:cs="B Nazanin"/>
            </w:rPr>
            <m:t>Slope</m:t>
          </m:r>
          <m:r>
            <w:rPr>
              <w:rFonts w:ascii="Cambria Math" w:hAnsi="Cambria Math" w:cs="B Nazanin"/>
            </w:rPr>
            <m:t>=</m:t>
          </m:r>
          <m:f>
            <m:fPr>
              <m:ctrlPr>
                <w:rPr>
                  <w:rFonts w:ascii="Cambria Math" w:hAnsi="Cambria Math" w:cs="B Nazanin"/>
                </w:rPr>
              </m:ctrlPr>
            </m:fPr>
            <m:num>
              <m:r>
                <m:rPr>
                  <m:sty m:val="p"/>
                </m:rPr>
                <w:rPr>
                  <w:rFonts w:ascii="Cambria Math" w:hAnsi="Cambria Math" w:cs="B Nazanin"/>
                </w:rPr>
                <m:t>Δ</m:t>
              </m:r>
              <m:r>
                <w:rPr>
                  <w:rFonts w:ascii="Cambria Math" w:hAnsi="Cambria Math" w:cs="B Nazanin"/>
                </w:rPr>
                <m:t>h</m:t>
              </m:r>
            </m:num>
            <m:den>
              <m:r>
                <m:rPr>
                  <m:sty m:val="p"/>
                </m:rPr>
                <w:rPr>
                  <w:rFonts w:ascii="Cambria Math" w:hAnsi="Cambria Math" w:cs="B Nazanin"/>
                </w:rPr>
                <m:t>Δ</m:t>
              </m:r>
              <m:r>
                <w:rPr>
                  <w:rFonts w:ascii="Cambria Math" w:hAnsi="Cambria Math" w:cs="B Nazanin"/>
                </w:rPr>
                <m:t>t</m:t>
              </m:r>
            </m:den>
          </m:f>
          <m:r>
            <w:rPr>
              <w:rFonts w:ascii="Cambria Math" w:hAnsi="Cambria Math" w:cs="B Nazanin"/>
            </w:rPr>
            <m:t>≈0.</m:t>
          </m:r>
          <m:r>
            <w:rPr>
              <w:rFonts w:ascii="Cambria Math" w:hAnsi="Cambria Math" w:cs="B Nazanin"/>
            </w:rPr>
            <m:t>05</m:t>
          </m:r>
          <m:r>
            <m:rPr>
              <m:sty m:val="p"/>
            </m:rPr>
            <w:rPr>
              <w:rFonts w:ascii="Cambria Math" w:hAnsi="Cambria Math" w:cs="B Nazanin"/>
            </w:rPr>
            <w:br/>
          </m:r>
        </m:oMath>
      </m:oMathPara>
    </w:p>
    <w:p w14:paraId="470DDA92" w14:textId="77777777" w:rsidR="0065525C" w:rsidRPr="00307ED9" w:rsidRDefault="0065525C" w:rsidP="0065525C">
      <w:pPr>
        <w:bidi/>
        <w:rPr>
          <w:rFonts w:cs="B Nazanin"/>
        </w:rPr>
      </w:pPr>
      <w:r w:rsidRPr="00307ED9">
        <w:rPr>
          <w:rFonts w:cs="B Nazanin"/>
          <w:rtl/>
        </w:rPr>
        <w:t>بنابراین مدل تقریبی سیستم برابر است با</w:t>
      </w:r>
      <w:r w:rsidRPr="00307ED9">
        <w:rPr>
          <w:rFonts w:cs="B Nazanin"/>
        </w:rPr>
        <w:t>:</w:t>
      </w:r>
    </w:p>
    <w:p w14:paraId="7986DC8A" w14:textId="0A3D293E" w:rsidR="0065525C" w:rsidRPr="00307ED9" w:rsidRDefault="0065525C" w:rsidP="0065525C">
      <w:pPr>
        <w:bidi/>
        <w:rPr>
          <w:rFonts w:cs="B Nazanin"/>
        </w:rPr>
      </w:pPr>
      <m:oMathPara>
        <m:oMath>
          <m:r>
            <w:rPr>
              <w:rFonts w:ascii="Cambria Math" w:hAnsi="Cambria Math" w:cs="B Nazanin"/>
            </w:rPr>
            <m:t>G(s)=</m:t>
          </m:r>
          <m:f>
            <m:fPr>
              <m:ctrlPr>
                <w:rPr>
                  <w:rFonts w:ascii="Cambria Math" w:hAnsi="Cambria Math" w:cs="B Nazanin"/>
                </w:rPr>
              </m:ctrlPr>
            </m:fPr>
            <m:num>
              <m:r>
                <w:rPr>
                  <w:rFonts w:ascii="Cambria Math" w:hAnsi="Cambria Math" w:cs="B Nazanin"/>
                </w:rPr>
                <m:t>0.</m:t>
              </m:r>
              <m:r>
                <w:rPr>
                  <w:rFonts w:ascii="Cambria Math" w:hAnsi="Cambria Math" w:cs="B Nazanin"/>
                </w:rPr>
                <m:t>05</m:t>
              </m:r>
            </m:num>
            <m:den>
              <m:r>
                <w:rPr>
                  <w:rFonts w:ascii="Cambria Math" w:hAnsi="Cambria Math" w:cs="B Nazanin"/>
                </w:rPr>
                <m:t>s</m:t>
              </m:r>
            </m:den>
          </m:f>
          <m:r>
            <m:rPr>
              <m:sty m:val="p"/>
            </m:rPr>
            <w:rPr>
              <w:rFonts w:ascii="Cambria Math" w:hAnsi="Cambria Math" w:cs="B Nazanin"/>
            </w:rPr>
            <w:br/>
          </m:r>
        </m:oMath>
      </m:oMathPara>
    </w:p>
    <w:p w14:paraId="45C7A19A" w14:textId="7E669626" w:rsidR="0065525C" w:rsidRPr="00A15A0F" w:rsidRDefault="0065525C" w:rsidP="00A15A0F">
      <w:pPr>
        <w:pStyle w:val="Heading2"/>
        <w:bidi/>
      </w:pPr>
      <w:bookmarkStart w:id="1" w:name="_Toc221807982"/>
      <w:r w:rsidRPr="00A15A0F">
        <w:rPr>
          <w:rtl/>
        </w:rPr>
        <w:t>صحت‌سنجی فیزیکی</w:t>
      </w:r>
      <w:bookmarkEnd w:id="1"/>
    </w:p>
    <w:p w14:paraId="168F7A5F" w14:textId="448ED674" w:rsidR="0065525C" w:rsidRPr="00307ED9" w:rsidRDefault="0065525C" w:rsidP="0065525C">
      <w:pPr>
        <w:bidi/>
        <w:rPr>
          <w:rFonts w:cs="B Nazanin"/>
        </w:rPr>
      </w:pPr>
      <w:r w:rsidRPr="00307ED9">
        <w:rPr>
          <w:rFonts w:cs="B Nazanin"/>
          <w:rtl/>
        </w:rPr>
        <w:t>با توجه به پارامترهای فیزیکی داده شده در مسئله</w:t>
      </w:r>
      <w:r w:rsidRPr="00307ED9">
        <w:rPr>
          <w:rFonts w:cs="B Nazanin"/>
        </w:rPr>
        <w:t xml:space="preserve"> Area = 100 </w:t>
      </w:r>
      <w:r w:rsidRPr="00307ED9">
        <w:rPr>
          <w:rFonts w:cs="B Nazanin"/>
          <w:rtl/>
        </w:rPr>
        <w:t>و</w:t>
      </w:r>
      <w:r w:rsidRPr="00307ED9">
        <w:rPr>
          <w:rFonts w:cs="B Nazanin"/>
        </w:rPr>
        <w:t xml:space="preserve"> </w:t>
      </w:r>
      <w:proofErr w:type="spellStart"/>
      <w:r w:rsidRPr="00307ED9">
        <w:rPr>
          <w:rFonts w:cs="B Nazanin"/>
        </w:rPr>
        <w:t>Qm</w:t>
      </w:r>
      <w:proofErr w:type="spellEnd"/>
      <w:r w:rsidRPr="00307ED9">
        <w:rPr>
          <w:rFonts w:cs="B Nazanin"/>
        </w:rPr>
        <w:t xml:space="preserve"> = 10:</w:t>
      </w:r>
    </w:p>
    <w:p w14:paraId="0B86554A" w14:textId="1547D10B" w:rsidR="0065525C" w:rsidRPr="00307ED9" w:rsidRDefault="00000000" w:rsidP="0065525C">
      <w:pPr>
        <w:bidi/>
        <w:rPr>
          <w:rFonts w:eastAsiaTheme="minorEastAsia" w:cs="B Nazanin"/>
          <w:i/>
        </w:rPr>
      </w:pPr>
      <m:oMathPara>
        <m:oMath>
          <m:f>
            <m:fPr>
              <m:ctrlPr>
                <w:rPr>
                  <w:rFonts w:ascii="Cambria Math" w:hAnsi="Cambria Math" w:cs="B Nazanin"/>
                </w:rPr>
              </m:ctrlPr>
            </m:fPr>
            <m:num>
              <m:r>
                <w:rPr>
                  <w:rFonts w:ascii="Cambria Math" w:hAnsi="Cambria Math" w:cs="B Nazanin"/>
                </w:rPr>
                <m:t>dh</m:t>
              </m:r>
            </m:num>
            <m:den>
              <m:r>
                <w:rPr>
                  <w:rFonts w:ascii="Cambria Math" w:hAnsi="Cambria Math" w:cs="B Nazanin"/>
                </w:rPr>
                <m:t>dt</m:t>
              </m:r>
            </m:den>
          </m:f>
          <m:r>
            <w:rPr>
              <w:rFonts w:ascii="Cambria Math" w:hAnsi="Cambria Math" w:cs="B Nazanin"/>
            </w:rPr>
            <m:t>=</m:t>
          </m:r>
          <m:f>
            <m:fPr>
              <m:ctrlPr>
                <w:rPr>
                  <w:rFonts w:ascii="Cambria Math" w:hAnsi="Cambria Math" w:cs="B Nazanin"/>
                </w:rPr>
              </m:ctrlPr>
            </m:fPr>
            <m:num>
              <m:sSub>
                <m:sSubPr>
                  <m:ctrlPr>
                    <w:rPr>
                      <w:rFonts w:ascii="Cambria Math" w:hAnsi="Cambria Math" w:cs="B Nazanin"/>
                    </w:rPr>
                  </m:ctrlPr>
                </m:sSubPr>
                <m:e>
                  <m:r>
                    <w:rPr>
                      <w:rFonts w:ascii="Cambria Math" w:hAnsi="Cambria Math" w:cs="B Nazanin"/>
                    </w:rPr>
                    <m:t>Q</m:t>
                  </m:r>
                </m:e>
                <m:sub>
                  <m:r>
                    <w:rPr>
                      <w:rFonts w:ascii="Cambria Math" w:hAnsi="Cambria Math" w:cs="B Nazanin"/>
                    </w:rPr>
                    <m:t>m</m:t>
                  </m:r>
                </m:sub>
              </m:sSub>
            </m:num>
            <m:den>
              <m:r>
                <w:rPr>
                  <w:rFonts w:ascii="Cambria Math" w:hAnsi="Cambria Math" w:cs="B Nazanin"/>
                </w:rPr>
                <m:t>Area</m:t>
              </m:r>
            </m:den>
          </m:f>
          <m:r>
            <w:rPr>
              <w:rFonts w:ascii="Cambria Math" w:hAnsi="Cambria Math" w:cs="B Nazanin"/>
            </w:rPr>
            <m:t>=</m:t>
          </m:r>
          <m:f>
            <m:fPr>
              <m:ctrlPr>
                <w:rPr>
                  <w:rFonts w:ascii="Cambria Math" w:hAnsi="Cambria Math" w:cs="B Nazanin"/>
                </w:rPr>
              </m:ctrlPr>
            </m:fPr>
            <m:num>
              <m:r>
                <w:rPr>
                  <w:rFonts w:ascii="Cambria Math" w:hAnsi="Cambria Math" w:cs="B Nazanin"/>
                </w:rPr>
                <m:t>10</m:t>
              </m:r>
            </m:num>
            <m:den>
              <m:r>
                <w:rPr>
                  <w:rFonts w:ascii="Cambria Math" w:hAnsi="Cambria Math" w:cs="B Nazanin"/>
                </w:rPr>
                <m:t>100</m:t>
              </m:r>
              <m:r>
                <w:rPr>
                  <w:rFonts w:ascii="Cambria Math" w:hAnsi="Cambria Math" w:cs="B Nazanin"/>
                </w:rPr>
                <m:t>×2</m:t>
              </m:r>
            </m:den>
          </m:f>
          <m:r>
            <w:rPr>
              <w:rFonts w:ascii="Cambria Math" w:hAnsi="Cambria Math" w:cs="B Nazanin"/>
            </w:rPr>
            <m:t>=0.</m:t>
          </m:r>
          <m:r>
            <w:rPr>
              <w:rFonts w:ascii="Cambria Math" w:hAnsi="Cambria Math" w:cs="B Nazanin"/>
            </w:rPr>
            <m:t>05</m:t>
          </m:r>
        </m:oMath>
      </m:oMathPara>
    </w:p>
    <w:p w14:paraId="46EDAB3A" w14:textId="29E4FE81" w:rsidR="00DA2D07" w:rsidRPr="00A15A0F" w:rsidRDefault="0065525C" w:rsidP="00A15A0F">
      <w:pPr>
        <w:pStyle w:val="Heading2"/>
        <w:bidi/>
        <w:rPr>
          <w:rFonts w:ascii="Calibri" w:hAnsi="Calibri"/>
        </w:rPr>
      </w:pPr>
      <w:r w:rsidRPr="00307ED9">
        <w:rPr>
          <w:i/>
          <w:sz w:val="32"/>
        </w:rPr>
        <w:br/>
      </w:r>
      <w:bookmarkStart w:id="2" w:name="_Toc221807983"/>
      <w:r w:rsidRPr="00A15A0F">
        <w:rPr>
          <w:rFonts w:hint="cs"/>
          <w:rtl/>
        </w:rPr>
        <w:t xml:space="preserve">تحلیل داده های </w:t>
      </w:r>
      <w:r w:rsidR="00A15A0F" w:rsidRPr="00A15A0F">
        <w:rPr>
          <w:rFonts w:ascii="Calibri" w:hAnsi="Calibri"/>
        </w:rPr>
        <w:t>workspace</w:t>
      </w:r>
      <w:bookmarkEnd w:id="2"/>
    </w:p>
    <w:p w14:paraId="0BA3D0A0" w14:textId="15C40A19" w:rsidR="0065525C" w:rsidRPr="00A15A0F" w:rsidRDefault="00307ED9" w:rsidP="0065525C">
      <w:pPr>
        <w:bidi/>
        <w:rPr>
          <w:rFonts w:cs="B Nazanin"/>
          <w:rtl/>
          <w:lang w:bidi="fa-IR"/>
        </w:rPr>
      </w:pPr>
      <w:r w:rsidRPr="00A15A0F">
        <w:rPr>
          <w:rFonts w:cs="B Nazanin" w:hint="cs"/>
          <w:rtl/>
          <w:lang w:bidi="fa-IR"/>
        </w:rPr>
        <w:t>کد تحلیل (با پایتون</w:t>
      </w:r>
      <w:r w:rsidR="0065525C" w:rsidRPr="00A15A0F">
        <w:rPr>
          <w:rFonts w:cs="B Nazanin" w:hint="cs"/>
          <w:rtl/>
          <w:lang w:bidi="fa-IR"/>
        </w:rPr>
        <w:t xml:space="preserve">) : </w:t>
      </w:r>
    </w:p>
    <w:tbl>
      <w:tblPr>
        <w:tblStyle w:val="TableGrid"/>
        <w:bidiVisual/>
        <w:tblW w:w="0" w:type="auto"/>
        <w:tblLook w:val="04A0" w:firstRow="1" w:lastRow="0" w:firstColumn="1" w:lastColumn="0" w:noHBand="0" w:noVBand="1"/>
      </w:tblPr>
      <w:tblGrid>
        <w:gridCol w:w="9350"/>
      </w:tblGrid>
      <w:tr w:rsidR="0065525C" w:rsidRPr="00307ED9" w14:paraId="61A88F6A" w14:textId="77777777" w:rsidTr="0065525C">
        <w:tc>
          <w:tcPr>
            <w:tcW w:w="9350" w:type="dxa"/>
            <w:shd w:val="clear" w:color="auto" w:fill="D9D9D9" w:themeFill="background1" w:themeFillShade="D9"/>
          </w:tcPr>
          <w:p w14:paraId="2FFEF201" w14:textId="77777777" w:rsidR="0065525C" w:rsidRPr="00307ED9" w:rsidRDefault="0065525C" w:rsidP="0065525C">
            <w:pPr>
              <w:rPr>
                <w:rFonts w:cs="B Nazanin"/>
                <w:sz w:val="18"/>
                <w:szCs w:val="18"/>
                <w:lang w:bidi="fa-IR"/>
              </w:rPr>
            </w:pPr>
            <w:r w:rsidRPr="00307ED9">
              <w:rPr>
                <w:rFonts w:cs="B Nazanin"/>
                <w:sz w:val="18"/>
                <w:szCs w:val="18"/>
                <w:lang w:bidi="fa-IR"/>
              </w:rPr>
              <w:t>import scipy.io</w:t>
            </w:r>
          </w:p>
          <w:p w14:paraId="6296EB2D" w14:textId="77777777" w:rsidR="0065525C" w:rsidRPr="00307ED9" w:rsidRDefault="0065525C" w:rsidP="0065525C">
            <w:pPr>
              <w:rPr>
                <w:rFonts w:cs="B Nazanin"/>
                <w:sz w:val="18"/>
                <w:szCs w:val="18"/>
                <w:lang w:bidi="fa-IR"/>
              </w:rPr>
            </w:pPr>
            <w:r w:rsidRPr="00307ED9">
              <w:rPr>
                <w:rFonts w:cs="B Nazanin"/>
                <w:sz w:val="18"/>
                <w:szCs w:val="18"/>
                <w:lang w:bidi="fa-IR"/>
              </w:rPr>
              <w:t xml:space="preserve">import </w:t>
            </w:r>
            <w:proofErr w:type="spellStart"/>
            <w:proofErr w:type="gramStart"/>
            <w:r w:rsidRPr="00307ED9">
              <w:rPr>
                <w:rFonts w:cs="B Nazanin"/>
                <w:sz w:val="18"/>
                <w:szCs w:val="18"/>
                <w:lang w:bidi="fa-IR"/>
              </w:rPr>
              <w:t>matplotlib.pyplot</w:t>
            </w:r>
            <w:proofErr w:type="spellEnd"/>
            <w:proofErr w:type="gramEnd"/>
            <w:r w:rsidRPr="00307ED9">
              <w:rPr>
                <w:rFonts w:cs="B Nazanin"/>
                <w:sz w:val="18"/>
                <w:szCs w:val="18"/>
                <w:lang w:bidi="fa-IR"/>
              </w:rPr>
              <w:t xml:space="preserve"> as </w:t>
            </w:r>
            <w:proofErr w:type="spellStart"/>
            <w:r w:rsidRPr="00307ED9">
              <w:rPr>
                <w:rFonts w:cs="B Nazanin"/>
                <w:sz w:val="18"/>
                <w:szCs w:val="18"/>
                <w:lang w:bidi="fa-IR"/>
              </w:rPr>
              <w:t>plt</w:t>
            </w:r>
            <w:proofErr w:type="spellEnd"/>
          </w:p>
          <w:p w14:paraId="52C8FCE1" w14:textId="77777777" w:rsidR="0065525C" w:rsidRPr="00307ED9" w:rsidRDefault="0065525C" w:rsidP="0065525C">
            <w:pPr>
              <w:rPr>
                <w:rFonts w:cs="B Nazanin"/>
                <w:sz w:val="18"/>
                <w:szCs w:val="18"/>
                <w:lang w:bidi="fa-IR"/>
              </w:rPr>
            </w:pPr>
            <w:r w:rsidRPr="00307ED9">
              <w:rPr>
                <w:rFonts w:cs="B Nazanin"/>
                <w:sz w:val="18"/>
                <w:szCs w:val="18"/>
                <w:lang w:bidi="fa-IR"/>
              </w:rPr>
              <w:t xml:space="preserve">import </w:t>
            </w:r>
            <w:proofErr w:type="spellStart"/>
            <w:r w:rsidRPr="00307ED9">
              <w:rPr>
                <w:rFonts w:cs="B Nazanin"/>
                <w:sz w:val="18"/>
                <w:szCs w:val="18"/>
                <w:lang w:bidi="fa-IR"/>
              </w:rPr>
              <w:t>numpy</w:t>
            </w:r>
            <w:proofErr w:type="spellEnd"/>
            <w:r w:rsidRPr="00307ED9">
              <w:rPr>
                <w:rFonts w:cs="B Nazanin"/>
                <w:sz w:val="18"/>
                <w:szCs w:val="18"/>
                <w:lang w:bidi="fa-IR"/>
              </w:rPr>
              <w:t xml:space="preserve"> as np</w:t>
            </w:r>
          </w:p>
          <w:p w14:paraId="039A3449" w14:textId="77777777" w:rsidR="0065525C" w:rsidRPr="00307ED9" w:rsidRDefault="0065525C" w:rsidP="0065525C">
            <w:pPr>
              <w:rPr>
                <w:rFonts w:cs="B Nazanin"/>
                <w:sz w:val="18"/>
                <w:szCs w:val="18"/>
                <w:lang w:bidi="fa-IR"/>
              </w:rPr>
            </w:pPr>
          </w:p>
          <w:p w14:paraId="4DD48140" w14:textId="77777777" w:rsidR="0065525C" w:rsidRPr="00307ED9" w:rsidRDefault="0065525C" w:rsidP="0065525C">
            <w:pPr>
              <w:rPr>
                <w:rFonts w:cs="B Nazanin"/>
                <w:sz w:val="18"/>
                <w:szCs w:val="18"/>
                <w:lang w:bidi="fa-IR"/>
              </w:rPr>
            </w:pPr>
            <w:r w:rsidRPr="00307ED9">
              <w:rPr>
                <w:rFonts w:cs="B Nazanin"/>
                <w:sz w:val="18"/>
                <w:szCs w:val="18"/>
                <w:lang w:bidi="fa-IR"/>
              </w:rPr>
              <w:t># Load the .mat files</w:t>
            </w:r>
          </w:p>
          <w:p w14:paraId="6C6F5EF2" w14:textId="77777777" w:rsidR="0065525C" w:rsidRPr="00307ED9" w:rsidRDefault="0065525C" w:rsidP="0065525C">
            <w:pPr>
              <w:rPr>
                <w:rFonts w:cs="B Nazanin"/>
                <w:sz w:val="18"/>
                <w:szCs w:val="18"/>
                <w:lang w:bidi="fa-IR"/>
              </w:rPr>
            </w:pPr>
            <w:proofErr w:type="spellStart"/>
            <w:r w:rsidRPr="00307ED9">
              <w:rPr>
                <w:rFonts w:cs="B Nazanin"/>
                <w:sz w:val="18"/>
                <w:szCs w:val="18"/>
                <w:lang w:bidi="fa-IR"/>
              </w:rPr>
              <w:t>tout_data</w:t>
            </w:r>
            <w:proofErr w:type="spellEnd"/>
            <w:r w:rsidRPr="00307ED9">
              <w:rPr>
                <w:rFonts w:cs="B Nazanin"/>
                <w:sz w:val="18"/>
                <w:szCs w:val="18"/>
                <w:lang w:bidi="fa-IR"/>
              </w:rPr>
              <w:t xml:space="preserve"> = </w:t>
            </w:r>
            <w:proofErr w:type="spellStart"/>
            <w:proofErr w:type="gramStart"/>
            <w:r w:rsidRPr="00307ED9">
              <w:rPr>
                <w:rFonts w:cs="B Nazanin"/>
                <w:sz w:val="18"/>
                <w:szCs w:val="18"/>
                <w:lang w:bidi="fa-IR"/>
              </w:rPr>
              <w:t>scipy.io.loadmat</w:t>
            </w:r>
            <w:proofErr w:type="spellEnd"/>
            <w:proofErr w:type="gramEnd"/>
            <w:r w:rsidRPr="00307ED9">
              <w:rPr>
                <w:rFonts w:cs="B Nazanin"/>
                <w:sz w:val="18"/>
                <w:szCs w:val="18"/>
                <w:lang w:bidi="fa-IR"/>
              </w:rPr>
              <w:t>('</w:t>
            </w:r>
            <w:proofErr w:type="spellStart"/>
            <w:r w:rsidRPr="00307ED9">
              <w:rPr>
                <w:rFonts w:cs="B Nazanin"/>
                <w:sz w:val="18"/>
                <w:szCs w:val="18"/>
                <w:lang w:bidi="fa-IR"/>
              </w:rPr>
              <w:t>tout.mat</w:t>
            </w:r>
            <w:proofErr w:type="spellEnd"/>
            <w:r w:rsidRPr="00307ED9">
              <w:rPr>
                <w:rFonts w:cs="B Nazanin"/>
                <w:sz w:val="18"/>
                <w:szCs w:val="18"/>
                <w:lang w:bidi="fa-IR"/>
              </w:rPr>
              <w:t>')</w:t>
            </w:r>
          </w:p>
          <w:p w14:paraId="079A5CEF" w14:textId="77777777" w:rsidR="0065525C" w:rsidRPr="00307ED9" w:rsidRDefault="0065525C" w:rsidP="0065525C">
            <w:pPr>
              <w:rPr>
                <w:rFonts w:cs="B Nazanin"/>
                <w:sz w:val="18"/>
                <w:szCs w:val="18"/>
                <w:lang w:bidi="fa-IR"/>
              </w:rPr>
            </w:pPr>
            <w:proofErr w:type="spellStart"/>
            <w:r w:rsidRPr="00307ED9">
              <w:rPr>
                <w:rFonts w:cs="B Nazanin"/>
                <w:sz w:val="18"/>
                <w:szCs w:val="18"/>
                <w:lang w:bidi="fa-IR"/>
              </w:rPr>
              <w:t>invalve_data</w:t>
            </w:r>
            <w:proofErr w:type="spellEnd"/>
            <w:r w:rsidRPr="00307ED9">
              <w:rPr>
                <w:rFonts w:cs="B Nazanin"/>
                <w:sz w:val="18"/>
                <w:szCs w:val="18"/>
                <w:lang w:bidi="fa-IR"/>
              </w:rPr>
              <w:t xml:space="preserve"> = </w:t>
            </w:r>
            <w:proofErr w:type="spellStart"/>
            <w:proofErr w:type="gramStart"/>
            <w:r w:rsidRPr="00307ED9">
              <w:rPr>
                <w:rFonts w:cs="B Nazanin"/>
                <w:sz w:val="18"/>
                <w:szCs w:val="18"/>
                <w:lang w:bidi="fa-IR"/>
              </w:rPr>
              <w:t>scipy.io.loadmat</w:t>
            </w:r>
            <w:proofErr w:type="spellEnd"/>
            <w:proofErr w:type="gramEnd"/>
            <w:r w:rsidRPr="00307ED9">
              <w:rPr>
                <w:rFonts w:cs="B Nazanin"/>
                <w:sz w:val="18"/>
                <w:szCs w:val="18"/>
                <w:lang w:bidi="fa-IR"/>
              </w:rPr>
              <w:t>('</w:t>
            </w:r>
            <w:proofErr w:type="spellStart"/>
            <w:r w:rsidRPr="00307ED9">
              <w:rPr>
                <w:rFonts w:cs="B Nazanin"/>
                <w:sz w:val="18"/>
                <w:szCs w:val="18"/>
                <w:lang w:bidi="fa-IR"/>
              </w:rPr>
              <w:t>invalve.mat</w:t>
            </w:r>
            <w:proofErr w:type="spellEnd"/>
            <w:r w:rsidRPr="00307ED9">
              <w:rPr>
                <w:rFonts w:cs="B Nazanin"/>
                <w:sz w:val="18"/>
                <w:szCs w:val="18"/>
                <w:lang w:bidi="fa-IR"/>
              </w:rPr>
              <w:t>')</w:t>
            </w:r>
          </w:p>
          <w:p w14:paraId="47EBE968" w14:textId="77777777" w:rsidR="0065525C" w:rsidRPr="00307ED9" w:rsidRDefault="0065525C" w:rsidP="0065525C">
            <w:pPr>
              <w:rPr>
                <w:rFonts w:cs="B Nazanin"/>
                <w:sz w:val="18"/>
                <w:szCs w:val="18"/>
                <w:lang w:bidi="fa-IR"/>
              </w:rPr>
            </w:pPr>
            <w:proofErr w:type="spellStart"/>
            <w:r w:rsidRPr="00307ED9">
              <w:rPr>
                <w:rFonts w:cs="B Nazanin"/>
                <w:sz w:val="18"/>
                <w:szCs w:val="18"/>
                <w:lang w:bidi="fa-IR"/>
              </w:rPr>
              <w:t>tankheight_data</w:t>
            </w:r>
            <w:proofErr w:type="spellEnd"/>
            <w:r w:rsidRPr="00307ED9">
              <w:rPr>
                <w:rFonts w:cs="B Nazanin"/>
                <w:sz w:val="18"/>
                <w:szCs w:val="18"/>
                <w:lang w:bidi="fa-IR"/>
              </w:rPr>
              <w:t xml:space="preserve"> = </w:t>
            </w:r>
            <w:proofErr w:type="spellStart"/>
            <w:proofErr w:type="gramStart"/>
            <w:r w:rsidRPr="00307ED9">
              <w:rPr>
                <w:rFonts w:cs="B Nazanin"/>
                <w:sz w:val="18"/>
                <w:szCs w:val="18"/>
                <w:lang w:bidi="fa-IR"/>
              </w:rPr>
              <w:t>scipy.io.loadmat</w:t>
            </w:r>
            <w:proofErr w:type="spellEnd"/>
            <w:proofErr w:type="gramEnd"/>
            <w:r w:rsidRPr="00307ED9">
              <w:rPr>
                <w:rFonts w:cs="B Nazanin"/>
                <w:sz w:val="18"/>
                <w:szCs w:val="18"/>
                <w:lang w:bidi="fa-IR"/>
              </w:rPr>
              <w:t>('</w:t>
            </w:r>
            <w:proofErr w:type="spellStart"/>
            <w:r w:rsidRPr="00307ED9">
              <w:rPr>
                <w:rFonts w:cs="B Nazanin"/>
                <w:sz w:val="18"/>
                <w:szCs w:val="18"/>
                <w:lang w:bidi="fa-IR"/>
              </w:rPr>
              <w:t>tankheight.mat</w:t>
            </w:r>
            <w:proofErr w:type="spellEnd"/>
            <w:r w:rsidRPr="00307ED9">
              <w:rPr>
                <w:rFonts w:cs="B Nazanin"/>
                <w:sz w:val="18"/>
                <w:szCs w:val="18"/>
                <w:lang w:bidi="fa-IR"/>
              </w:rPr>
              <w:t>')</w:t>
            </w:r>
          </w:p>
          <w:p w14:paraId="4066178B" w14:textId="77777777" w:rsidR="0065525C" w:rsidRPr="00307ED9" w:rsidRDefault="0065525C" w:rsidP="0065525C">
            <w:pPr>
              <w:rPr>
                <w:rFonts w:cs="B Nazanin"/>
                <w:sz w:val="18"/>
                <w:szCs w:val="18"/>
                <w:lang w:bidi="fa-IR"/>
              </w:rPr>
            </w:pPr>
          </w:p>
          <w:p w14:paraId="27A20464" w14:textId="77777777" w:rsidR="0065525C" w:rsidRPr="00307ED9" w:rsidRDefault="0065525C" w:rsidP="0065525C">
            <w:pPr>
              <w:rPr>
                <w:rFonts w:cs="B Nazanin"/>
                <w:sz w:val="18"/>
                <w:szCs w:val="18"/>
                <w:lang w:bidi="fa-IR"/>
              </w:rPr>
            </w:pPr>
            <w:r w:rsidRPr="00307ED9">
              <w:rPr>
                <w:rFonts w:cs="B Nazanin"/>
                <w:sz w:val="18"/>
                <w:szCs w:val="18"/>
                <w:lang w:bidi="fa-IR"/>
              </w:rPr>
              <w:t># Extract variables (checking keys usually 'tout', '</w:t>
            </w:r>
            <w:proofErr w:type="spellStart"/>
            <w:r w:rsidRPr="00307ED9">
              <w:rPr>
                <w:rFonts w:cs="B Nazanin"/>
                <w:sz w:val="18"/>
                <w:szCs w:val="18"/>
                <w:lang w:bidi="fa-IR"/>
              </w:rPr>
              <w:t>invalve</w:t>
            </w:r>
            <w:proofErr w:type="spellEnd"/>
            <w:r w:rsidRPr="00307ED9">
              <w:rPr>
                <w:rFonts w:cs="B Nazanin"/>
                <w:sz w:val="18"/>
                <w:szCs w:val="18"/>
                <w:lang w:bidi="fa-IR"/>
              </w:rPr>
              <w:t>', '</w:t>
            </w:r>
            <w:proofErr w:type="spellStart"/>
            <w:r w:rsidRPr="00307ED9">
              <w:rPr>
                <w:rFonts w:cs="B Nazanin"/>
                <w:sz w:val="18"/>
                <w:szCs w:val="18"/>
                <w:lang w:bidi="fa-IR"/>
              </w:rPr>
              <w:t>tankheight</w:t>
            </w:r>
            <w:proofErr w:type="spellEnd"/>
            <w:r w:rsidRPr="00307ED9">
              <w:rPr>
                <w:rFonts w:cs="B Nazanin"/>
                <w:sz w:val="18"/>
                <w:szCs w:val="18"/>
                <w:lang w:bidi="fa-IR"/>
              </w:rPr>
              <w:t>')</w:t>
            </w:r>
          </w:p>
          <w:p w14:paraId="0D8F4274" w14:textId="77777777" w:rsidR="0065525C" w:rsidRPr="00307ED9" w:rsidRDefault="0065525C" w:rsidP="0065525C">
            <w:pPr>
              <w:rPr>
                <w:rFonts w:cs="B Nazanin"/>
                <w:sz w:val="18"/>
                <w:szCs w:val="18"/>
                <w:lang w:bidi="fa-IR"/>
              </w:rPr>
            </w:pPr>
            <w:r w:rsidRPr="00307ED9">
              <w:rPr>
                <w:rFonts w:cs="B Nazanin"/>
                <w:sz w:val="18"/>
                <w:szCs w:val="18"/>
                <w:lang w:bidi="fa-IR"/>
              </w:rPr>
              <w:t># Note: .mat files often have keys like '__header__', so we look for the variable name.</w:t>
            </w:r>
          </w:p>
          <w:p w14:paraId="4BF5129D" w14:textId="77777777" w:rsidR="0065525C" w:rsidRPr="00307ED9" w:rsidRDefault="0065525C" w:rsidP="0065525C">
            <w:pPr>
              <w:rPr>
                <w:rFonts w:cs="B Nazanin"/>
                <w:sz w:val="18"/>
                <w:szCs w:val="18"/>
                <w:lang w:bidi="fa-IR"/>
              </w:rPr>
            </w:pPr>
            <w:r w:rsidRPr="00307ED9">
              <w:rPr>
                <w:rFonts w:cs="B Nazanin"/>
                <w:sz w:val="18"/>
                <w:szCs w:val="18"/>
                <w:lang w:bidi="fa-IR"/>
              </w:rPr>
              <w:t xml:space="preserve">t = </w:t>
            </w:r>
            <w:proofErr w:type="spellStart"/>
            <w:r w:rsidRPr="00307ED9">
              <w:rPr>
                <w:rFonts w:cs="B Nazanin"/>
                <w:sz w:val="18"/>
                <w:szCs w:val="18"/>
                <w:lang w:bidi="fa-IR"/>
              </w:rPr>
              <w:t>tout_data</w:t>
            </w:r>
            <w:proofErr w:type="spellEnd"/>
            <w:r w:rsidRPr="00307ED9">
              <w:rPr>
                <w:rFonts w:cs="B Nazanin"/>
                <w:sz w:val="18"/>
                <w:szCs w:val="18"/>
                <w:lang w:bidi="fa-IR"/>
              </w:rPr>
              <w:t>['tout'</w:t>
            </w:r>
            <w:proofErr w:type="gramStart"/>
            <w:r w:rsidRPr="00307ED9">
              <w:rPr>
                <w:rFonts w:cs="B Nazanin"/>
                <w:sz w:val="18"/>
                <w:szCs w:val="18"/>
                <w:lang w:bidi="fa-IR"/>
              </w:rPr>
              <w:t>].flatten</w:t>
            </w:r>
            <w:proofErr w:type="gramEnd"/>
            <w:r w:rsidRPr="00307ED9">
              <w:rPr>
                <w:rFonts w:cs="B Nazanin"/>
                <w:sz w:val="18"/>
                <w:szCs w:val="18"/>
                <w:lang w:bidi="fa-IR"/>
              </w:rPr>
              <w:t>()</w:t>
            </w:r>
          </w:p>
          <w:p w14:paraId="13D7ECE6" w14:textId="77777777" w:rsidR="0065525C" w:rsidRPr="00307ED9" w:rsidRDefault="0065525C" w:rsidP="0065525C">
            <w:pPr>
              <w:rPr>
                <w:rFonts w:cs="B Nazanin"/>
                <w:sz w:val="18"/>
                <w:szCs w:val="18"/>
                <w:lang w:bidi="fa-IR"/>
              </w:rPr>
            </w:pPr>
            <w:r w:rsidRPr="00307ED9">
              <w:rPr>
                <w:rFonts w:cs="B Nazanin"/>
                <w:sz w:val="18"/>
                <w:szCs w:val="18"/>
                <w:lang w:bidi="fa-IR"/>
              </w:rPr>
              <w:lastRenderedPageBreak/>
              <w:t xml:space="preserve">u = </w:t>
            </w:r>
            <w:proofErr w:type="spellStart"/>
            <w:r w:rsidRPr="00307ED9">
              <w:rPr>
                <w:rFonts w:cs="B Nazanin"/>
                <w:sz w:val="18"/>
                <w:szCs w:val="18"/>
                <w:lang w:bidi="fa-IR"/>
              </w:rPr>
              <w:t>invalve_data</w:t>
            </w:r>
            <w:proofErr w:type="spellEnd"/>
            <w:r w:rsidRPr="00307ED9">
              <w:rPr>
                <w:rFonts w:cs="B Nazanin"/>
                <w:sz w:val="18"/>
                <w:szCs w:val="18"/>
                <w:lang w:bidi="fa-IR"/>
              </w:rPr>
              <w:t>['</w:t>
            </w:r>
            <w:proofErr w:type="spellStart"/>
            <w:r w:rsidRPr="00307ED9">
              <w:rPr>
                <w:rFonts w:cs="B Nazanin"/>
                <w:sz w:val="18"/>
                <w:szCs w:val="18"/>
                <w:lang w:bidi="fa-IR"/>
              </w:rPr>
              <w:t>invalve</w:t>
            </w:r>
            <w:proofErr w:type="spellEnd"/>
            <w:r w:rsidRPr="00307ED9">
              <w:rPr>
                <w:rFonts w:cs="B Nazanin"/>
                <w:sz w:val="18"/>
                <w:szCs w:val="18"/>
                <w:lang w:bidi="fa-IR"/>
              </w:rPr>
              <w:t>'</w:t>
            </w:r>
            <w:proofErr w:type="gramStart"/>
            <w:r w:rsidRPr="00307ED9">
              <w:rPr>
                <w:rFonts w:cs="B Nazanin"/>
                <w:sz w:val="18"/>
                <w:szCs w:val="18"/>
                <w:lang w:bidi="fa-IR"/>
              </w:rPr>
              <w:t>].flatten</w:t>
            </w:r>
            <w:proofErr w:type="gramEnd"/>
            <w:r w:rsidRPr="00307ED9">
              <w:rPr>
                <w:rFonts w:cs="B Nazanin"/>
                <w:sz w:val="18"/>
                <w:szCs w:val="18"/>
                <w:lang w:bidi="fa-IR"/>
              </w:rPr>
              <w:t>()</w:t>
            </w:r>
          </w:p>
          <w:p w14:paraId="5DA8018E" w14:textId="77777777" w:rsidR="0065525C" w:rsidRPr="00307ED9" w:rsidRDefault="0065525C" w:rsidP="0065525C">
            <w:pPr>
              <w:rPr>
                <w:rFonts w:cs="B Nazanin"/>
                <w:sz w:val="18"/>
                <w:szCs w:val="18"/>
                <w:lang w:bidi="fa-IR"/>
              </w:rPr>
            </w:pPr>
            <w:r w:rsidRPr="00307ED9">
              <w:rPr>
                <w:rFonts w:cs="B Nazanin"/>
                <w:sz w:val="18"/>
                <w:szCs w:val="18"/>
                <w:lang w:bidi="fa-IR"/>
              </w:rPr>
              <w:t xml:space="preserve">h = </w:t>
            </w:r>
            <w:proofErr w:type="spellStart"/>
            <w:r w:rsidRPr="00307ED9">
              <w:rPr>
                <w:rFonts w:cs="B Nazanin"/>
                <w:sz w:val="18"/>
                <w:szCs w:val="18"/>
                <w:lang w:bidi="fa-IR"/>
              </w:rPr>
              <w:t>tankheight_data</w:t>
            </w:r>
            <w:proofErr w:type="spellEnd"/>
            <w:r w:rsidRPr="00307ED9">
              <w:rPr>
                <w:rFonts w:cs="B Nazanin"/>
                <w:sz w:val="18"/>
                <w:szCs w:val="18"/>
                <w:lang w:bidi="fa-IR"/>
              </w:rPr>
              <w:t>['</w:t>
            </w:r>
            <w:proofErr w:type="spellStart"/>
            <w:r w:rsidRPr="00307ED9">
              <w:rPr>
                <w:rFonts w:cs="B Nazanin"/>
                <w:sz w:val="18"/>
                <w:szCs w:val="18"/>
                <w:lang w:bidi="fa-IR"/>
              </w:rPr>
              <w:t>tankheight</w:t>
            </w:r>
            <w:proofErr w:type="spellEnd"/>
            <w:r w:rsidRPr="00307ED9">
              <w:rPr>
                <w:rFonts w:cs="B Nazanin"/>
                <w:sz w:val="18"/>
                <w:szCs w:val="18"/>
                <w:lang w:bidi="fa-IR"/>
              </w:rPr>
              <w:t>'</w:t>
            </w:r>
            <w:proofErr w:type="gramStart"/>
            <w:r w:rsidRPr="00307ED9">
              <w:rPr>
                <w:rFonts w:cs="B Nazanin"/>
                <w:sz w:val="18"/>
                <w:szCs w:val="18"/>
                <w:lang w:bidi="fa-IR"/>
              </w:rPr>
              <w:t>].flatten</w:t>
            </w:r>
            <w:proofErr w:type="gramEnd"/>
            <w:r w:rsidRPr="00307ED9">
              <w:rPr>
                <w:rFonts w:cs="B Nazanin"/>
                <w:sz w:val="18"/>
                <w:szCs w:val="18"/>
                <w:lang w:bidi="fa-IR"/>
              </w:rPr>
              <w:t>()</w:t>
            </w:r>
          </w:p>
          <w:p w14:paraId="115081CD" w14:textId="77777777" w:rsidR="0065525C" w:rsidRPr="00307ED9" w:rsidRDefault="0065525C" w:rsidP="0065525C">
            <w:pPr>
              <w:rPr>
                <w:rFonts w:cs="B Nazanin"/>
                <w:sz w:val="18"/>
                <w:szCs w:val="18"/>
                <w:lang w:bidi="fa-IR"/>
              </w:rPr>
            </w:pPr>
          </w:p>
          <w:p w14:paraId="58904773" w14:textId="77777777" w:rsidR="0065525C" w:rsidRPr="00307ED9" w:rsidRDefault="0065525C" w:rsidP="0065525C">
            <w:pPr>
              <w:rPr>
                <w:rFonts w:cs="B Nazanin"/>
                <w:sz w:val="18"/>
                <w:szCs w:val="18"/>
                <w:lang w:bidi="fa-IR"/>
              </w:rPr>
            </w:pPr>
            <w:r w:rsidRPr="00307ED9">
              <w:rPr>
                <w:rFonts w:cs="B Nazanin"/>
                <w:sz w:val="18"/>
                <w:szCs w:val="18"/>
                <w:lang w:bidi="fa-IR"/>
              </w:rPr>
              <w:t># Plotting</w:t>
            </w:r>
          </w:p>
          <w:p w14:paraId="3211E689"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plt.figure</w:t>
            </w:r>
            <w:proofErr w:type="spellEnd"/>
            <w:proofErr w:type="gramEnd"/>
            <w:r w:rsidRPr="00307ED9">
              <w:rPr>
                <w:rFonts w:cs="B Nazanin"/>
                <w:sz w:val="18"/>
                <w:szCs w:val="18"/>
                <w:lang w:bidi="fa-IR"/>
              </w:rPr>
              <w:t>(</w:t>
            </w:r>
            <w:proofErr w:type="spellStart"/>
            <w:r w:rsidRPr="00307ED9">
              <w:rPr>
                <w:rFonts w:cs="B Nazanin"/>
                <w:sz w:val="18"/>
                <w:szCs w:val="18"/>
                <w:lang w:bidi="fa-IR"/>
              </w:rPr>
              <w:t>figsize</w:t>
            </w:r>
            <w:proofErr w:type="spellEnd"/>
            <w:proofErr w:type="gramStart"/>
            <w:r w:rsidRPr="00307ED9">
              <w:rPr>
                <w:rFonts w:cs="B Nazanin"/>
                <w:sz w:val="18"/>
                <w:szCs w:val="18"/>
                <w:lang w:bidi="fa-IR"/>
              </w:rPr>
              <w:t>=(</w:t>
            </w:r>
            <w:proofErr w:type="gramEnd"/>
            <w:r w:rsidRPr="00307ED9">
              <w:rPr>
                <w:rFonts w:cs="B Nazanin"/>
                <w:sz w:val="18"/>
                <w:szCs w:val="18"/>
                <w:lang w:bidi="fa-IR"/>
              </w:rPr>
              <w:t>10, 6))</w:t>
            </w:r>
          </w:p>
          <w:p w14:paraId="73C5F4DA" w14:textId="77777777" w:rsidR="0065525C" w:rsidRPr="00307ED9" w:rsidRDefault="0065525C" w:rsidP="0065525C">
            <w:pPr>
              <w:rPr>
                <w:rFonts w:cs="B Nazanin"/>
                <w:sz w:val="18"/>
                <w:szCs w:val="18"/>
                <w:lang w:bidi="fa-IR"/>
              </w:rPr>
            </w:pPr>
          </w:p>
          <w:p w14:paraId="0C4F3C4B"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plt.subplot</w:t>
            </w:r>
            <w:proofErr w:type="spellEnd"/>
            <w:proofErr w:type="gramEnd"/>
            <w:r w:rsidRPr="00307ED9">
              <w:rPr>
                <w:rFonts w:cs="B Nazanin"/>
                <w:sz w:val="18"/>
                <w:szCs w:val="18"/>
                <w:lang w:bidi="fa-IR"/>
              </w:rPr>
              <w:t>(2, 1, 1)</w:t>
            </w:r>
          </w:p>
          <w:p w14:paraId="56C8CEB4"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plt.plot</w:t>
            </w:r>
            <w:proofErr w:type="spellEnd"/>
            <w:proofErr w:type="gramEnd"/>
            <w:r w:rsidRPr="00307ED9">
              <w:rPr>
                <w:rFonts w:cs="B Nazanin"/>
                <w:sz w:val="18"/>
                <w:szCs w:val="18"/>
                <w:lang w:bidi="fa-IR"/>
              </w:rPr>
              <w:t>(t, u, 'r', linewidth=2)</w:t>
            </w:r>
          </w:p>
          <w:p w14:paraId="70AEB7D7"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plt.title</w:t>
            </w:r>
            <w:proofErr w:type="spellEnd"/>
            <w:proofErr w:type="gramEnd"/>
            <w:r w:rsidRPr="00307ED9">
              <w:rPr>
                <w:rFonts w:cs="B Nazanin"/>
                <w:sz w:val="18"/>
                <w:szCs w:val="18"/>
                <w:lang w:bidi="fa-IR"/>
              </w:rPr>
              <w:t>('Input: Valve Position (</w:t>
            </w:r>
            <w:proofErr w:type="spellStart"/>
            <w:r w:rsidRPr="00307ED9">
              <w:rPr>
                <w:rFonts w:cs="B Nazanin"/>
                <w:sz w:val="18"/>
                <w:szCs w:val="18"/>
                <w:lang w:bidi="fa-IR"/>
              </w:rPr>
              <w:t>invalve</w:t>
            </w:r>
            <w:proofErr w:type="spellEnd"/>
            <w:r w:rsidRPr="00307ED9">
              <w:rPr>
                <w:rFonts w:cs="B Nazanin"/>
                <w:sz w:val="18"/>
                <w:szCs w:val="18"/>
                <w:lang w:bidi="fa-IR"/>
              </w:rPr>
              <w:t>)')</w:t>
            </w:r>
          </w:p>
          <w:p w14:paraId="79CF94E2"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plt.ylabel</w:t>
            </w:r>
            <w:proofErr w:type="spellEnd"/>
            <w:proofErr w:type="gramEnd"/>
            <w:r w:rsidRPr="00307ED9">
              <w:rPr>
                <w:rFonts w:cs="B Nazanin"/>
                <w:sz w:val="18"/>
                <w:szCs w:val="18"/>
                <w:lang w:bidi="fa-IR"/>
              </w:rPr>
              <w:t>('Valve Position')</w:t>
            </w:r>
          </w:p>
          <w:p w14:paraId="2B8FA3F4"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plt.grid</w:t>
            </w:r>
            <w:proofErr w:type="spellEnd"/>
            <w:proofErr w:type="gramEnd"/>
            <w:r w:rsidRPr="00307ED9">
              <w:rPr>
                <w:rFonts w:cs="B Nazanin"/>
                <w:sz w:val="18"/>
                <w:szCs w:val="18"/>
                <w:lang w:bidi="fa-IR"/>
              </w:rPr>
              <w:t>(True)</w:t>
            </w:r>
          </w:p>
          <w:p w14:paraId="4091993D" w14:textId="77777777" w:rsidR="0065525C" w:rsidRPr="00307ED9" w:rsidRDefault="0065525C" w:rsidP="0065525C">
            <w:pPr>
              <w:rPr>
                <w:rFonts w:cs="B Nazanin"/>
                <w:sz w:val="18"/>
                <w:szCs w:val="18"/>
                <w:lang w:bidi="fa-IR"/>
              </w:rPr>
            </w:pPr>
          </w:p>
          <w:p w14:paraId="2CB08B95"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plt.subplot</w:t>
            </w:r>
            <w:proofErr w:type="spellEnd"/>
            <w:proofErr w:type="gramEnd"/>
            <w:r w:rsidRPr="00307ED9">
              <w:rPr>
                <w:rFonts w:cs="B Nazanin"/>
                <w:sz w:val="18"/>
                <w:szCs w:val="18"/>
                <w:lang w:bidi="fa-IR"/>
              </w:rPr>
              <w:t>(2, 1, 2)</w:t>
            </w:r>
          </w:p>
          <w:p w14:paraId="0BE7A57B"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plt.plot</w:t>
            </w:r>
            <w:proofErr w:type="spellEnd"/>
            <w:proofErr w:type="gramEnd"/>
            <w:r w:rsidRPr="00307ED9">
              <w:rPr>
                <w:rFonts w:cs="B Nazanin"/>
                <w:sz w:val="18"/>
                <w:szCs w:val="18"/>
                <w:lang w:bidi="fa-IR"/>
              </w:rPr>
              <w:t>(t, h, 'b', linewidth=2)</w:t>
            </w:r>
          </w:p>
          <w:p w14:paraId="50C404B3"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plt.title</w:t>
            </w:r>
            <w:proofErr w:type="spellEnd"/>
            <w:proofErr w:type="gramEnd"/>
            <w:r w:rsidRPr="00307ED9">
              <w:rPr>
                <w:rFonts w:cs="B Nazanin"/>
                <w:sz w:val="18"/>
                <w:szCs w:val="18"/>
                <w:lang w:bidi="fa-IR"/>
              </w:rPr>
              <w:t>('Output: Tank Height (</w:t>
            </w:r>
            <w:proofErr w:type="spellStart"/>
            <w:r w:rsidRPr="00307ED9">
              <w:rPr>
                <w:rFonts w:cs="B Nazanin"/>
                <w:sz w:val="18"/>
                <w:szCs w:val="18"/>
                <w:lang w:bidi="fa-IR"/>
              </w:rPr>
              <w:t>tankheight</w:t>
            </w:r>
            <w:proofErr w:type="spellEnd"/>
            <w:r w:rsidRPr="00307ED9">
              <w:rPr>
                <w:rFonts w:cs="B Nazanin"/>
                <w:sz w:val="18"/>
                <w:szCs w:val="18"/>
                <w:lang w:bidi="fa-IR"/>
              </w:rPr>
              <w:t>)')</w:t>
            </w:r>
          </w:p>
          <w:p w14:paraId="0AF51688"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plt.ylabel</w:t>
            </w:r>
            <w:proofErr w:type="spellEnd"/>
            <w:proofErr w:type="gramEnd"/>
            <w:r w:rsidRPr="00307ED9">
              <w:rPr>
                <w:rFonts w:cs="B Nazanin"/>
                <w:sz w:val="18"/>
                <w:szCs w:val="18"/>
                <w:lang w:bidi="fa-IR"/>
              </w:rPr>
              <w:t>('Height (m)')</w:t>
            </w:r>
          </w:p>
          <w:p w14:paraId="776E082A"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plt.xlabel</w:t>
            </w:r>
            <w:proofErr w:type="spellEnd"/>
            <w:proofErr w:type="gramEnd"/>
            <w:r w:rsidRPr="00307ED9">
              <w:rPr>
                <w:rFonts w:cs="B Nazanin"/>
                <w:sz w:val="18"/>
                <w:szCs w:val="18"/>
                <w:lang w:bidi="fa-IR"/>
              </w:rPr>
              <w:t>('Time (s)')</w:t>
            </w:r>
          </w:p>
          <w:p w14:paraId="533C2C44"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plt.grid</w:t>
            </w:r>
            <w:proofErr w:type="spellEnd"/>
            <w:proofErr w:type="gramEnd"/>
            <w:r w:rsidRPr="00307ED9">
              <w:rPr>
                <w:rFonts w:cs="B Nazanin"/>
                <w:sz w:val="18"/>
                <w:szCs w:val="18"/>
                <w:lang w:bidi="fa-IR"/>
              </w:rPr>
              <w:t>(True)</w:t>
            </w:r>
          </w:p>
          <w:p w14:paraId="467B1407" w14:textId="77777777" w:rsidR="0065525C" w:rsidRPr="00307ED9" w:rsidRDefault="0065525C" w:rsidP="0065525C">
            <w:pPr>
              <w:rPr>
                <w:rFonts w:cs="B Nazanin"/>
                <w:sz w:val="18"/>
                <w:szCs w:val="18"/>
                <w:lang w:bidi="fa-IR"/>
              </w:rPr>
            </w:pPr>
          </w:p>
          <w:p w14:paraId="7ABC3CE3"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plt.tight</w:t>
            </w:r>
            <w:proofErr w:type="gramEnd"/>
            <w:r w:rsidRPr="00307ED9">
              <w:rPr>
                <w:rFonts w:cs="B Nazanin"/>
                <w:sz w:val="18"/>
                <w:szCs w:val="18"/>
                <w:lang w:bidi="fa-IR"/>
              </w:rPr>
              <w:t>_</w:t>
            </w:r>
            <w:proofErr w:type="gramStart"/>
            <w:r w:rsidRPr="00307ED9">
              <w:rPr>
                <w:rFonts w:cs="B Nazanin"/>
                <w:sz w:val="18"/>
                <w:szCs w:val="18"/>
                <w:lang w:bidi="fa-IR"/>
              </w:rPr>
              <w:t>layout</w:t>
            </w:r>
            <w:proofErr w:type="spellEnd"/>
            <w:r w:rsidRPr="00307ED9">
              <w:rPr>
                <w:rFonts w:cs="B Nazanin"/>
                <w:sz w:val="18"/>
                <w:szCs w:val="18"/>
                <w:lang w:bidi="fa-IR"/>
              </w:rPr>
              <w:t>(</w:t>
            </w:r>
            <w:proofErr w:type="gramEnd"/>
            <w:r w:rsidRPr="00307ED9">
              <w:rPr>
                <w:rFonts w:cs="B Nazanin"/>
                <w:sz w:val="18"/>
                <w:szCs w:val="18"/>
                <w:lang w:bidi="fa-IR"/>
              </w:rPr>
              <w:t>)</w:t>
            </w:r>
          </w:p>
          <w:p w14:paraId="2278C355" w14:textId="77777777" w:rsidR="0065525C" w:rsidRPr="00307ED9" w:rsidRDefault="0065525C" w:rsidP="0065525C">
            <w:pPr>
              <w:rPr>
                <w:rFonts w:cs="B Nazanin"/>
                <w:sz w:val="18"/>
                <w:szCs w:val="18"/>
                <w:lang w:bidi="fa-IR"/>
              </w:rPr>
            </w:pPr>
            <w:proofErr w:type="spellStart"/>
            <w:proofErr w:type="gramStart"/>
            <w:r w:rsidRPr="00307ED9">
              <w:rPr>
                <w:rFonts w:cs="B Nazanin"/>
                <w:sz w:val="18"/>
                <w:szCs w:val="18"/>
                <w:lang w:bidi="fa-IR"/>
              </w:rPr>
              <w:t>plt.savefig</w:t>
            </w:r>
            <w:proofErr w:type="spellEnd"/>
            <w:proofErr w:type="gramEnd"/>
            <w:r w:rsidRPr="00307ED9">
              <w:rPr>
                <w:rFonts w:cs="B Nazanin"/>
                <w:sz w:val="18"/>
                <w:szCs w:val="18"/>
                <w:lang w:bidi="fa-IR"/>
              </w:rPr>
              <w:t>('system_id_plot.png')</w:t>
            </w:r>
          </w:p>
          <w:p w14:paraId="0DEA58E4" w14:textId="77777777" w:rsidR="0065525C" w:rsidRPr="00307ED9" w:rsidRDefault="0065525C" w:rsidP="0065525C">
            <w:pPr>
              <w:rPr>
                <w:rFonts w:cs="B Nazanin"/>
                <w:sz w:val="18"/>
                <w:szCs w:val="18"/>
                <w:lang w:bidi="fa-IR"/>
              </w:rPr>
            </w:pPr>
          </w:p>
          <w:p w14:paraId="7260E177" w14:textId="77777777" w:rsidR="0065525C" w:rsidRPr="00307ED9" w:rsidRDefault="0065525C" w:rsidP="0065525C">
            <w:pPr>
              <w:rPr>
                <w:rFonts w:cs="B Nazanin"/>
                <w:sz w:val="18"/>
                <w:szCs w:val="18"/>
                <w:lang w:bidi="fa-IR"/>
              </w:rPr>
            </w:pPr>
            <w:r w:rsidRPr="00307ED9">
              <w:rPr>
                <w:rFonts w:cs="B Nazanin"/>
                <w:sz w:val="18"/>
                <w:szCs w:val="18"/>
                <w:lang w:bidi="fa-IR"/>
              </w:rPr>
              <w:t># Calculation of Transfer Function (Integrator Model: G(s) = K/s)</w:t>
            </w:r>
          </w:p>
          <w:p w14:paraId="09B68CBE" w14:textId="77777777" w:rsidR="0065525C" w:rsidRPr="00307ED9" w:rsidRDefault="0065525C" w:rsidP="0065525C">
            <w:pPr>
              <w:rPr>
                <w:rFonts w:cs="B Nazanin"/>
                <w:sz w:val="18"/>
                <w:szCs w:val="18"/>
                <w:lang w:bidi="fa-IR"/>
              </w:rPr>
            </w:pPr>
            <w:r w:rsidRPr="00307ED9">
              <w:rPr>
                <w:rFonts w:cs="B Nazanin"/>
                <w:sz w:val="18"/>
                <w:szCs w:val="18"/>
                <w:lang w:bidi="fa-IR"/>
              </w:rPr>
              <w:t xml:space="preserve"># Formula: h(t) = K * u(t) * </w:t>
            </w:r>
            <w:proofErr w:type="gramStart"/>
            <w:r w:rsidRPr="00307ED9">
              <w:rPr>
                <w:rFonts w:cs="B Nazanin"/>
                <w:sz w:val="18"/>
                <w:szCs w:val="18"/>
                <w:lang w:bidi="fa-IR"/>
              </w:rPr>
              <w:t>t  =</w:t>
            </w:r>
            <w:proofErr w:type="gramEnd"/>
            <w:r w:rsidRPr="00307ED9">
              <w:rPr>
                <w:rFonts w:cs="B Nazanin"/>
                <w:sz w:val="18"/>
                <w:szCs w:val="18"/>
                <w:lang w:bidi="fa-IR"/>
              </w:rPr>
              <w:t xml:space="preserve">&gt; Slope = K * </w:t>
            </w:r>
            <w:proofErr w:type="spellStart"/>
            <w:r w:rsidRPr="00307ED9">
              <w:rPr>
                <w:rFonts w:cs="B Nazanin"/>
                <w:sz w:val="18"/>
                <w:szCs w:val="18"/>
                <w:lang w:bidi="fa-IR"/>
              </w:rPr>
              <w:t>u_step</w:t>
            </w:r>
            <w:proofErr w:type="spellEnd"/>
          </w:p>
          <w:p w14:paraId="3B4207E6" w14:textId="77777777" w:rsidR="0065525C" w:rsidRPr="00307ED9" w:rsidRDefault="0065525C" w:rsidP="0065525C">
            <w:pPr>
              <w:rPr>
                <w:rFonts w:cs="B Nazanin"/>
                <w:sz w:val="18"/>
                <w:szCs w:val="18"/>
                <w:lang w:bidi="fa-IR"/>
              </w:rPr>
            </w:pPr>
            <w:r w:rsidRPr="00307ED9">
              <w:rPr>
                <w:rFonts w:cs="B Nazanin"/>
                <w:sz w:val="18"/>
                <w:szCs w:val="18"/>
                <w:lang w:bidi="fa-IR"/>
              </w:rPr>
              <w:t># We need to find the slope of the height and the amplitude of the input step.</w:t>
            </w:r>
          </w:p>
          <w:p w14:paraId="6F35E934" w14:textId="77777777" w:rsidR="0065525C" w:rsidRPr="00307ED9" w:rsidRDefault="0065525C" w:rsidP="0065525C">
            <w:pPr>
              <w:rPr>
                <w:rFonts w:cs="B Nazanin"/>
                <w:sz w:val="18"/>
                <w:szCs w:val="18"/>
                <w:lang w:bidi="fa-IR"/>
              </w:rPr>
            </w:pPr>
          </w:p>
          <w:p w14:paraId="02406A41" w14:textId="77777777" w:rsidR="0065525C" w:rsidRPr="00307ED9" w:rsidRDefault="0065525C" w:rsidP="0065525C">
            <w:pPr>
              <w:rPr>
                <w:rFonts w:cs="B Nazanin"/>
                <w:sz w:val="18"/>
                <w:szCs w:val="18"/>
                <w:lang w:bidi="fa-IR"/>
              </w:rPr>
            </w:pPr>
            <w:r w:rsidRPr="00307ED9">
              <w:rPr>
                <w:rFonts w:cs="B Nazanin"/>
                <w:sz w:val="18"/>
                <w:szCs w:val="18"/>
                <w:lang w:bidi="fa-IR"/>
              </w:rPr>
              <w:t># 1. Find Input Amplitude (assuming it starts at 0 and goes to a value)</w:t>
            </w:r>
          </w:p>
          <w:p w14:paraId="7C38E48D" w14:textId="77777777" w:rsidR="0065525C" w:rsidRPr="00307ED9" w:rsidRDefault="0065525C" w:rsidP="0065525C">
            <w:pPr>
              <w:rPr>
                <w:rFonts w:cs="B Nazanin"/>
                <w:sz w:val="18"/>
                <w:szCs w:val="18"/>
                <w:lang w:bidi="fa-IR"/>
              </w:rPr>
            </w:pPr>
            <w:proofErr w:type="spellStart"/>
            <w:r w:rsidRPr="00307ED9">
              <w:rPr>
                <w:rFonts w:cs="B Nazanin"/>
                <w:sz w:val="18"/>
                <w:szCs w:val="18"/>
                <w:lang w:bidi="fa-IR"/>
              </w:rPr>
              <w:t>u_final</w:t>
            </w:r>
            <w:proofErr w:type="spellEnd"/>
            <w:r w:rsidRPr="00307ED9">
              <w:rPr>
                <w:rFonts w:cs="B Nazanin"/>
                <w:sz w:val="18"/>
                <w:szCs w:val="18"/>
                <w:lang w:bidi="fa-IR"/>
              </w:rPr>
              <w:t xml:space="preserve"> = </w:t>
            </w:r>
            <w:proofErr w:type="spellStart"/>
            <w:r w:rsidRPr="00307ED9">
              <w:rPr>
                <w:rFonts w:cs="B Nazanin"/>
                <w:sz w:val="18"/>
                <w:szCs w:val="18"/>
                <w:lang w:bidi="fa-IR"/>
              </w:rPr>
              <w:t>np.max</w:t>
            </w:r>
            <w:proofErr w:type="spellEnd"/>
            <w:r w:rsidRPr="00307ED9">
              <w:rPr>
                <w:rFonts w:cs="B Nazanin"/>
                <w:sz w:val="18"/>
                <w:szCs w:val="18"/>
                <w:lang w:bidi="fa-IR"/>
              </w:rPr>
              <w:t>(u)</w:t>
            </w:r>
          </w:p>
          <w:p w14:paraId="2DA4E41F" w14:textId="77777777" w:rsidR="0065525C" w:rsidRPr="00307ED9" w:rsidRDefault="0065525C" w:rsidP="0065525C">
            <w:pPr>
              <w:rPr>
                <w:rFonts w:cs="B Nazanin"/>
                <w:sz w:val="18"/>
                <w:szCs w:val="18"/>
                <w:lang w:bidi="fa-IR"/>
              </w:rPr>
            </w:pPr>
            <w:proofErr w:type="spellStart"/>
            <w:r w:rsidRPr="00307ED9">
              <w:rPr>
                <w:rFonts w:cs="B Nazanin"/>
                <w:sz w:val="18"/>
                <w:szCs w:val="18"/>
                <w:lang w:bidi="fa-IR"/>
              </w:rPr>
              <w:t>u_initial</w:t>
            </w:r>
            <w:proofErr w:type="spellEnd"/>
            <w:r w:rsidRPr="00307ED9">
              <w:rPr>
                <w:rFonts w:cs="B Nazanin"/>
                <w:sz w:val="18"/>
                <w:szCs w:val="18"/>
                <w:lang w:bidi="fa-IR"/>
              </w:rPr>
              <w:t xml:space="preserve"> = </w:t>
            </w:r>
            <w:proofErr w:type="spellStart"/>
            <w:r w:rsidRPr="00307ED9">
              <w:rPr>
                <w:rFonts w:cs="B Nazanin"/>
                <w:sz w:val="18"/>
                <w:szCs w:val="18"/>
                <w:lang w:bidi="fa-IR"/>
              </w:rPr>
              <w:t>np.min</w:t>
            </w:r>
            <w:proofErr w:type="spellEnd"/>
            <w:r w:rsidRPr="00307ED9">
              <w:rPr>
                <w:rFonts w:cs="B Nazanin"/>
                <w:sz w:val="18"/>
                <w:szCs w:val="18"/>
                <w:lang w:bidi="fa-IR"/>
              </w:rPr>
              <w:t>(u)</w:t>
            </w:r>
          </w:p>
          <w:p w14:paraId="29D03D39" w14:textId="77777777" w:rsidR="0065525C" w:rsidRPr="00307ED9" w:rsidRDefault="0065525C" w:rsidP="0065525C">
            <w:pPr>
              <w:rPr>
                <w:rFonts w:cs="B Nazanin"/>
                <w:sz w:val="18"/>
                <w:szCs w:val="18"/>
                <w:lang w:bidi="fa-IR"/>
              </w:rPr>
            </w:pPr>
            <w:proofErr w:type="spellStart"/>
            <w:r w:rsidRPr="00307ED9">
              <w:rPr>
                <w:rFonts w:cs="B Nazanin"/>
                <w:sz w:val="18"/>
                <w:szCs w:val="18"/>
                <w:lang w:bidi="fa-IR"/>
              </w:rPr>
              <w:t>step_amplitude</w:t>
            </w:r>
            <w:proofErr w:type="spellEnd"/>
            <w:r w:rsidRPr="00307ED9">
              <w:rPr>
                <w:rFonts w:cs="B Nazanin"/>
                <w:sz w:val="18"/>
                <w:szCs w:val="18"/>
                <w:lang w:bidi="fa-IR"/>
              </w:rPr>
              <w:t xml:space="preserve"> = </w:t>
            </w:r>
            <w:proofErr w:type="spellStart"/>
            <w:r w:rsidRPr="00307ED9">
              <w:rPr>
                <w:rFonts w:cs="B Nazanin"/>
                <w:sz w:val="18"/>
                <w:szCs w:val="18"/>
                <w:lang w:bidi="fa-IR"/>
              </w:rPr>
              <w:t>u_final</w:t>
            </w:r>
            <w:proofErr w:type="spellEnd"/>
            <w:r w:rsidRPr="00307ED9">
              <w:rPr>
                <w:rFonts w:cs="B Nazanin"/>
                <w:sz w:val="18"/>
                <w:szCs w:val="18"/>
                <w:lang w:bidi="fa-IR"/>
              </w:rPr>
              <w:t xml:space="preserve"> - </w:t>
            </w:r>
            <w:proofErr w:type="spellStart"/>
            <w:r w:rsidRPr="00307ED9">
              <w:rPr>
                <w:rFonts w:cs="B Nazanin"/>
                <w:sz w:val="18"/>
                <w:szCs w:val="18"/>
                <w:lang w:bidi="fa-IR"/>
              </w:rPr>
              <w:t>u_initial</w:t>
            </w:r>
            <w:proofErr w:type="spellEnd"/>
          </w:p>
          <w:p w14:paraId="34C983E2" w14:textId="77777777" w:rsidR="0065525C" w:rsidRPr="00307ED9" w:rsidRDefault="0065525C" w:rsidP="0065525C">
            <w:pPr>
              <w:rPr>
                <w:rFonts w:cs="B Nazanin"/>
                <w:sz w:val="18"/>
                <w:szCs w:val="18"/>
                <w:lang w:bidi="fa-IR"/>
              </w:rPr>
            </w:pPr>
          </w:p>
          <w:p w14:paraId="31D53637" w14:textId="77777777" w:rsidR="0065525C" w:rsidRPr="00307ED9" w:rsidRDefault="0065525C" w:rsidP="0065525C">
            <w:pPr>
              <w:rPr>
                <w:rFonts w:cs="B Nazanin"/>
                <w:sz w:val="18"/>
                <w:szCs w:val="18"/>
                <w:lang w:bidi="fa-IR"/>
              </w:rPr>
            </w:pPr>
            <w:r w:rsidRPr="00307ED9">
              <w:rPr>
                <w:rFonts w:cs="B Nazanin"/>
                <w:sz w:val="18"/>
                <w:szCs w:val="18"/>
                <w:lang w:bidi="fa-IR"/>
              </w:rPr>
              <w:t># 2. Find Slope of Output (in the linear region)</w:t>
            </w:r>
          </w:p>
          <w:p w14:paraId="5B8DAFE6" w14:textId="77777777" w:rsidR="0065525C" w:rsidRPr="00307ED9" w:rsidRDefault="0065525C" w:rsidP="0065525C">
            <w:pPr>
              <w:rPr>
                <w:rFonts w:cs="B Nazanin"/>
                <w:sz w:val="18"/>
                <w:szCs w:val="18"/>
                <w:lang w:bidi="fa-IR"/>
              </w:rPr>
            </w:pPr>
            <w:r w:rsidRPr="00307ED9">
              <w:rPr>
                <w:rFonts w:cs="B Nazanin"/>
                <w:sz w:val="18"/>
                <w:szCs w:val="18"/>
                <w:lang w:bidi="fa-IR"/>
              </w:rPr>
              <w:t># Let's pick a range where the response is linear (e.g., between t=10 and t=50)</w:t>
            </w:r>
          </w:p>
          <w:p w14:paraId="65A1F52D" w14:textId="77777777" w:rsidR="0065525C" w:rsidRPr="00307ED9" w:rsidRDefault="0065525C" w:rsidP="0065525C">
            <w:pPr>
              <w:rPr>
                <w:rFonts w:cs="B Nazanin"/>
                <w:sz w:val="18"/>
                <w:szCs w:val="18"/>
                <w:lang w:bidi="fa-IR"/>
              </w:rPr>
            </w:pPr>
            <w:r w:rsidRPr="00307ED9">
              <w:rPr>
                <w:rFonts w:cs="B Nazanin"/>
                <w:sz w:val="18"/>
                <w:szCs w:val="18"/>
                <w:lang w:bidi="fa-IR"/>
              </w:rPr>
              <w:t xml:space="preserve">t1_idx = </w:t>
            </w:r>
            <w:proofErr w:type="spellStart"/>
            <w:proofErr w:type="gramStart"/>
            <w:r w:rsidRPr="00307ED9">
              <w:rPr>
                <w:rFonts w:cs="B Nazanin"/>
                <w:sz w:val="18"/>
                <w:szCs w:val="18"/>
                <w:lang w:bidi="fa-IR"/>
              </w:rPr>
              <w:t>np.searchsorted</w:t>
            </w:r>
            <w:proofErr w:type="spellEnd"/>
            <w:proofErr w:type="gramEnd"/>
            <w:r w:rsidRPr="00307ED9">
              <w:rPr>
                <w:rFonts w:cs="B Nazanin"/>
                <w:sz w:val="18"/>
                <w:szCs w:val="18"/>
                <w:lang w:bidi="fa-IR"/>
              </w:rPr>
              <w:t>(t, 10)</w:t>
            </w:r>
          </w:p>
          <w:p w14:paraId="1147AB66" w14:textId="77777777" w:rsidR="0065525C" w:rsidRPr="00307ED9" w:rsidRDefault="0065525C" w:rsidP="0065525C">
            <w:pPr>
              <w:rPr>
                <w:rFonts w:cs="B Nazanin"/>
                <w:sz w:val="18"/>
                <w:szCs w:val="18"/>
                <w:lang w:bidi="fa-IR"/>
              </w:rPr>
            </w:pPr>
            <w:r w:rsidRPr="00307ED9">
              <w:rPr>
                <w:rFonts w:cs="B Nazanin"/>
                <w:sz w:val="18"/>
                <w:szCs w:val="18"/>
                <w:lang w:bidi="fa-IR"/>
              </w:rPr>
              <w:t xml:space="preserve">t2_idx = </w:t>
            </w:r>
            <w:proofErr w:type="spellStart"/>
            <w:proofErr w:type="gramStart"/>
            <w:r w:rsidRPr="00307ED9">
              <w:rPr>
                <w:rFonts w:cs="B Nazanin"/>
                <w:sz w:val="18"/>
                <w:szCs w:val="18"/>
                <w:lang w:bidi="fa-IR"/>
              </w:rPr>
              <w:t>np.searchsorted</w:t>
            </w:r>
            <w:proofErr w:type="spellEnd"/>
            <w:proofErr w:type="gramEnd"/>
            <w:r w:rsidRPr="00307ED9">
              <w:rPr>
                <w:rFonts w:cs="B Nazanin"/>
                <w:sz w:val="18"/>
                <w:szCs w:val="18"/>
                <w:lang w:bidi="fa-IR"/>
              </w:rPr>
              <w:t>(t, 50)</w:t>
            </w:r>
          </w:p>
          <w:p w14:paraId="058718B0" w14:textId="77777777" w:rsidR="0065525C" w:rsidRPr="00307ED9" w:rsidRDefault="0065525C" w:rsidP="0065525C">
            <w:pPr>
              <w:rPr>
                <w:rFonts w:cs="B Nazanin"/>
                <w:sz w:val="18"/>
                <w:szCs w:val="18"/>
                <w:lang w:bidi="fa-IR"/>
              </w:rPr>
            </w:pPr>
          </w:p>
          <w:p w14:paraId="2ACAC6FE" w14:textId="77777777" w:rsidR="0065525C" w:rsidRPr="00307ED9" w:rsidRDefault="0065525C" w:rsidP="0065525C">
            <w:pPr>
              <w:rPr>
                <w:rFonts w:cs="B Nazanin"/>
                <w:sz w:val="18"/>
                <w:szCs w:val="18"/>
                <w:lang w:bidi="fa-IR"/>
              </w:rPr>
            </w:pPr>
            <w:r w:rsidRPr="00307ED9">
              <w:rPr>
                <w:rFonts w:cs="B Nazanin"/>
                <w:sz w:val="18"/>
                <w:szCs w:val="18"/>
                <w:lang w:bidi="fa-IR"/>
              </w:rPr>
              <w:t>h1 = h[t1_idx]</w:t>
            </w:r>
          </w:p>
          <w:p w14:paraId="4040DACF" w14:textId="77777777" w:rsidR="0065525C" w:rsidRPr="00307ED9" w:rsidRDefault="0065525C" w:rsidP="0065525C">
            <w:pPr>
              <w:rPr>
                <w:rFonts w:cs="B Nazanin"/>
                <w:sz w:val="18"/>
                <w:szCs w:val="18"/>
                <w:lang w:bidi="fa-IR"/>
              </w:rPr>
            </w:pPr>
            <w:r w:rsidRPr="00307ED9">
              <w:rPr>
                <w:rFonts w:cs="B Nazanin"/>
                <w:sz w:val="18"/>
                <w:szCs w:val="18"/>
                <w:lang w:bidi="fa-IR"/>
              </w:rPr>
              <w:t>h2 = h[t2_idx]</w:t>
            </w:r>
          </w:p>
          <w:p w14:paraId="13171D8E" w14:textId="77777777" w:rsidR="0065525C" w:rsidRPr="00307ED9" w:rsidRDefault="0065525C" w:rsidP="0065525C">
            <w:pPr>
              <w:rPr>
                <w:rFonts w:cs="B Nazanin"/>
                <w:sz w:val="18"/>
                <w:szCs w:val="18"/>
                <w:lang w:bidi="fa-IR"/>
              </w:rPr>
            </w:pPr>
            <w:r w:rsidRPr="00307ED9">
              <w:rPr>
                <w:rFonts w:cs="B Nazanin"/>
                <w:sz w:val="18"/>
                <w:szCs w:val="18"/>
                <w:lang w:bidi="fa-IR"/>
              </w:rPr>
              <w:t>dt = t[t2_idx] - t[t1_idx]</w:t>
            </w:r>
          </w:p>
          <w:p w14:paraId="78D588B4" w14:textId="77777777" w:rsidR="0065525C" w:rsidRPr="00307ED9" w:rsidRDefault="0065525C" w:rsidP="0065525C">
            <w:pPr>
              <w:rPr>
                <w:rFonts w:cs="B Nazanin"/>
                <w:sz w:val="18"/>
                <w:szCs w:val="18"/>
                <w:lang w:bidi="fa-IR"/>
              </w:rPr>
            </w:pPr>
            <w:r w:rsidRPr="00307ED9">
              <w:rPr>
                <w:rFonts w:cs="B Nazanin"/>
                <w:sz w:val="18"/>
                <w:szCs w:val="18"/>
                <w:lang w:bidi="fa-IR"/>
              </w:rPr>
              <w:t>dh = h2 - h1</w:t>
            </w:r>
          </w:p>
          <w:p w14:paraId="32EA6378" w14:textId="77777777" w:rsidR="0065525C" w:rsidRPr="00307ED9" w:rsidRDefault="0065525C" w:rsidP="0065525C">
            <w:pPr>
              <w:rPr>
                <w:rFonts w:cs="B Nazanin"/>
                <w:sz w:val="18"/>
                <w:szCs w:val="18"/>
                <w:lang w:bidi="fa-IR"/>
              </w:rPr>
            </w:pPr>
          </w:p>
          <w:p w14:paraId="64F6B2A8" w14:textId="77777777" w:rsidR="0065525C" w:rsidRPr="00307ED9" w:rsidRDefault="0065525C" w:rsidP="0065525C">
            <w:pPr>
              <w:rPr>
                <w:rFonts w:cs="B Nazanin"/>
                <w:sz w:val="18"/>
                <w:szCs w:val="18"/>
                <w:lang w:bidi="fa-IR"/>
              </w:rPr>
            </w:pPr>
            <w:r w:rsidRPr="00307ED9">
              <w:rPr>
                <w:rFonts w:cs="B Nazanin"/>
                <w:sz w:val="18"/>
                <w:szCs w:val="18"/>
                <w:lang w:bidi="fa-IR"/>
              </w:rPr>
              <w:t>slope = dh / dt</w:t>
            </w:r>
          </w:p>
          <w:p w14:paraId="6730BC7B" w14:textId="77777777" w:rsidR="0065525C" w:rsidRPr="00307ED9" w:rsidRDefault="0065525C" w:rsidP="0065525C">
            <w:pPr>
              <w:rPr>
                <w:rFonts w:cs="B Nazanin"/>
                <w:sz w:val="18"/>
                <w:szCs w:val="18"/>
                <w:lang w:bidi="fa-IR"/>
              </w:rPr>
            </w:pPr>
          </w:p>
          <w:p w14:paraId="53BBB8A3" w14:textId="77777777" w:rsidR="0065525C" w:rsidRPr="00307ED9" w:rsidRDefault="0065525C" w:rsidP="0065525C">
            <w:pPr>
              <w:rPr>
                <w:rFonts w:cs="B Nazanin"/>
                <w:sz w:val="18"/>
                <w:szCs w:val="18"/>
                <w:lang w:bidi="fa-IR"/>
              </w:rPr>
            </w:pPr>
            <w:r w:rsidRPr="00307ED9">
              <w:rPr>
                <w:rFonts w:cs="B Nazanin"/>
                <w:sz w:val="18"/>
                <w:szCs w:val="18"/>
                <w:lang w:bidi="fa-IR"/>
              </w:rPr>
              <w:t># 3. Calculate Gain K</w:t>
            </w:r>
          </w:p>
          <w:p w14:paraId="63A72C04" w14:textId="77777777" w:rsidR="0065525C" w:rsidRPr="00307ED9" w:rsidRDefault="0065525C" w:rsidP="0065525C">
            <w:pPr>
              <w:rPr>
                <w:rFonts w:cs="B Nazanin"/>
                <w:sz w:val="18"/>
                <w:szCs w:val="18"/>
                <w:lang w:bidi="fa-IR"/>
              </w:rPr>
            </w:pPr>
            <w:proofErr w:type="spellStart"/>
            <w:r w:rsidRPr="00307ED9">
              <w:rPr>
                <w:rFonts w:cs="B Nazanin"/>
                <w:sz w:val="18"/>
                <w:szCs w:val="18"/>
                <w:lang w:bidi="fa-IR"/>
              </w:rPr>
              <w:t>K_estimated</w:t>
            </w:r>
            <w:proofErr w:type="spellEnd"/>
            <w:r w:rsidRPr="00307ED9">
              <w:rPr>
                <w:rFonts w:cs="B Nazanin"/>
                <w:sz w:val="18"/>
                <w:szCs w:val="18"/>
                <w:lang w:bidi="fa-IR"/>
              </w:rPr>
              <w:t xml:space="preserve"> = slope / </w:t>
            </w:r>
            <w:proofErr w:type="spellStart"/>
            <w:r w:rsidRPr="00307ED9">
              <w:rPr>
                <w:rFonts w:cs="B Nazanin"/>
                <w:sz w:val="18"/>
                <w:szCs w:val="18"/>
                <w:lang w:bidi="fa-IR"/>
              </w:rPr>
              <w:t>step_amplitude</w:t>
            </w:r>
            <w:proofErr w:type="spellEnd"/>
            <w:r w:rsidRPr="00307ED9">
              <w:rPr>
                <w:rFonts w:cs="B Nazanin"/>
                <w:sz w:val="18"/>
                <w:szCs w:val="18"/>
                <w:lang w:bidi="fa-IR"/>
              </w:rPr>
              <w:t xml:space="preserve"> if </w:t>
            </w:r>
            <w:proofErr w:type="spellStart"/>
            <w:r w:rsidRPr="00307ED9">
              <w:rPr>
                <w:rFonts w:cs="B Nazanin"/>
                <w:sz w:val="18"/>
                <w:szCs w:val="18"/>
                <w:lang w:bidi="fa-IR"/>
              </w:rPr>
              <w:t>step_</w:t>
            </w:r>
            <w:proofErr w:type="gramStart"/>
            <w:r w:rsidRPr="00307ED9">
              <w:rPr>
                <w:rFonts w:cs="B Nazanin"/>
                <w:sz w:val="18"/>
                <w:szCs w:val="18"/>
                <w:lang w:bidi="fa-IR"/>
              </w:rPr>
              <w:t>amplitude</w:t>
            </w:r>
            <w:proofErr w:type="spellEnd"/>
            <w:r w:rsidRPr="00307ED9">
              <w:rPr>
                <w:rFonts w:cs="B Nazanin"/>
                <w:sz w:val="18"/>
                <w:szCs w:val="18"/>
                <w:lang w:bidi="fa-IR"/>
              </w:rPr>
              <w:t xml:space="preserve"> !</w:t>
            </w:r>
            <w:proofErr w:type="gramEnd"/>
            <w:r w:rsidRPr="00307ED9">
              <w:rPr>
                <w:rFonts w:cs="B Nazanin"/>
                <w:sz w:val="18"/>
                <w:szCs w:val="18"/>
                <w:lang w:bidi="fa-IR"/>
              </w:rPr>
              <w:t>= 0 else 0</w:t>
            </w:r>
          </w:p>
          <w:p w14:paraId="1F507763" w14:textId="77777777" w:rsidR="0065525C" w:rsidRPr="00307ED9" w:rsidRDefault="0065525C" w:rsidP="0065525C">
            <w:pPr>
              <w:rPr>
                <w:rFonts w:cs="B Nazanin"/>
                <w:sz w:val="18"/>
                <w:szCs w:val="18"/>
                <w:lang w:bidi="fa-IR"/>
              </w:rPr>
            </w:pPr>
          </w:p>
          <w:p w14:paraId="6D00D3F3" w14:textId="77777777" w:rsidR="0065525C" w:rsidRPr="00307ED9" w:rsidRDefault="0065525C" w:rsidP="0065525C">
            <w:pPr>
              <w:rPr>
                <w:rFonts w:cs="B Nazanin"/>
                <w:sz w:val="18"/>
                <w:szCs w:val="18"/>
                <w:lang w:bidi="fa-IR"/>
              </w:rPr>
            </w:pPr>
            <w:proofErr w:type="gramStart"/>
            <w:r w:rsidRPr="00307ED9">
              <w:rPr>
                <w:rFonts w:cs="B Nazanin"/>
                <w:sz w:val="18"/>
                <w:szCs w:val="18"/>
                <w:lang w:bidi="fa-IR"/>
              </w:rPr>
              <w:t>print(</w:t>
            </w:r>
            <w:proofErr w:type="spellStart"/>
            <w:proofErr w:type="gramEnd"/>
            <w:r w:rsidRPr="00307ED9">
              <w:rPr>
                <w:rFonts w:cs="B Nazanin"/>
                <w:sz w:val="18"/>
                <w:szCs w:val="18"/>
                <w:lang w:bidi="fa-IR"/>
              </w:rPr>
              <w:t>f"Input</w:t>
            </w:r>
            <w:proofErr w:type="spellEnd"/>
            <w:r w:rsidRPr="00307ED9">
              <w:rPr>
                <w:rFonts w:cs="B Nazanin"/>
                <w:sz w:val="18"/>
                <w:szCs w:val="18"/>
                <w:lang w:bidi="fa-IR"/>
              </w:rPr>
              <w:t xml:space="preserve"> Step Amplitude: {</w:t>
            </w:r>
            <w:proofErr w:type="spellStart"/>
            <w:r w:rsidRPr="00307ED9">
              <w:rPr>
                <w:rFonts w:cs="B Nazanin"/>
                <w:sz w:val="18"/>
                <w:szCs w:val="18"/>
                <w:lang w:bidi="fa-IR"/>
              </w:rPr>
              <w:t>step_amplitude</w:t>
            </w:r>
            <w:proofErr w:type="spellEnd"/>
            <w:r w:rsidRPr="00307ED9">
              <w:rPr>
                <w:rFonts w:cs="B Nazanin"/>
                <w:sz w:val="18"/>
                <w:szCs w:val="18"/>
                <w:lang w:bidi="fa-IR"/>
              </w:rPr>
              <w:t>}")</w:t>
            </w:r>
          </w:p>
          <w:p w14:paraId="53CFF9F4" w14:textId="77777777" w:rsidR="0065525C" w:rsidRPr="00307ED9" w:rsidRDefault="0065525C" w:rsidP="0065525C">
            <w:pPr>
              <w:rPr>
                <w:rFonts w:cs="B Nazanin"/>
                <w:sz w:val="18"/>
                <w:szCs w:val="18"/>
                <w:lang w:bidi="fa-IR"/>
              </w:rPr>
            </w:pPr>
            <w:proofErr w:type="gramStart"/>
            <w:r w:rsidRPr="00307ED9">
              <w:rPr>
                <w:rFonts w:cs="B Nazanin"/>
                <w:sz w:val="18"/>
                <w:szCs w:val="18"/>
                <w:lang w:bidi="fa-IR"/>
              </w:rPr>
              <w:t>print(</w:t>
            </w:r>
            <w:proofErr w:type="spellStart"/>
            <w:proofErr w:type="gramEnd"/>
            <w:r w:rsidRPr="00307ED9">
              <w:rPr>
                <w:rFonts w:cs="B Nazanin"/>
                <w:sz w:val="18"/>
                <w:szCs w:val="18"/>
                <w:lang w:bidi="fa-IR"/>
              </w:rPr>
              <w:t>f"Calculated</w:t>
            </w:r>
            <w:proofErr w:type="spellEnd"/>
            <w:r w:rsidRPr="00307ED9">
              <w:rPr>
                <w:rFonts w:cs="B Nazanin"/>
                <w:sz w:val="18"/>
                <w:szCs w:val="18"/>
                <w:lang w:bidi="fa-IR"/>
              </w:rPr>
              <w:t xml:space="preserve"> Slope: {slope:.4f}")</w:t>
            </w:r>
          </w:p>
          <w:p w14:paraId="544B23C8" w14:textId="6CB4D609" w:rsidR="0065525C" w:rsidRPr="00307ED9" w:rsidRDefault="0065525C" w:rsidP="0065525C">
            <w:pPr>
              <w:rPr>
                <w:rFonts w:cs="B Nazanin"/>
                <w:rtl/>
                <w:lang w:bidi="fa-IR"/>
              </w:rPr>
            </w:pPr>
            <w:proofErr w:type="gramStart"/>
            <w:r w:rsidRPr="00307ED9">
              <w:rPr>
                <w:rFonts w:cs="B Nazanin"/>
                <w:sz w:val="18"/>
                <w:szCs w:val="18"/>
                <w:lang w:bidi="fa-IR"/>
              </w:rPr>
              <w:t>print(</w:t>
            </w:r>
            <w:proofErr w:type="spellStart"/>
            <w:proofErr w:type="gramEnd"/>
            <w:r w:rsidRPr="00307ED9">
              <w:rPr>
                <w:rFonts w:cs="B Nazanin"/>
                <w:sz w:val="18"/>
                <w:szCs w:val="18"/>
                <w:lang w:bidi="fa-IR"/>
              </w:rPr>
              <w:t>f"Estimated</w:t>
            </w:r>
            <w:proofErr w:type="spellEnd"/>
            <w:r w:rsidRPr="00307ED9">
              <w:rPr>
                <w:rFonts w:cs="B Nazanin"/>
                <w:sz w:val="18"/>
                <w:szCs w:val="18"/>
                <w:lang w:bidi="fa-IR"/>
              </w:rPr>
              <w:t xml:space="preserve"> Gain (K): {K_estimated:.4f}")</w:t>
            </w:r>
          </w:p>
        </w:tc>
      </w:tr>
    </w:tbl>
    <w:p w14:paraId="15676A29" w14:textId="1B66882E" w:rsidR="00B05D0D" w:rsidRDefault="00B05D0D" w:rsidP="00B05D0D">
      <w:pPr>
        <w:bidi/>
        <w:rPr>
          <w:rFonts w:cs="B Nazanin"/>
          <w:rtl/>
          <w:lang w:bidi="fa-IR"/>
        </w:rPr>
      </w:pPr>
    </w:p>
    <w:p w14:paraId="47830009" w14:textId="20828FE1" w:rsidR="00AB334B" w:rsidRDefault="00AB334B" w:rsidP="00AB334B">
      <w:pPr>
        <w:bidi/>
        <w:rPr>
          <w:rFonts w:cs="B Nazanin"/>
          <w:rtl/>
          <w:lang w:bidi="fa-IR"/>
        </w:rPr>
      </w:pPr>
    </w:p>
    <w:p w14:paraId="4BD66661" w14:textId="521A7978" w:rsidR="00AB334B" w:rsidRDefault="00AB334B" w:rsidP="00AB334B">
      <w:pPr>
        <w:bidi/>
        <w:rPr>
          <w:rFonts w:cs="B Nazanin"/>
          <w:rtl/>
          <w:lang w:bidi="fa-IR"/>
        </w:rPr>
      </w:pPr>
    </w:p>
    <w:p w14:paraId="5CB2CB2E" w14:textId="77777777" w:rsidR="00AB334B" w:rsidRPr="00307ED9" w:rsidRDefault="00AB334B" w:rsidP="00AB334B">
      <w:pPr>
        <w:bidi/>
        <w:rPr>
          <w:rFonts w:cs="B Nazanin"/>
          <w:rtl/>
          <w:lang w:bidi="fa-IR"/>
        </w:rPr>
      </w:pPr>
    </w:p>
    <w:p w14:paraId="27865954" w14:textId="231D4DE4" w:rsidR="0065525C" w:rsidRPr="00307ED9" w:rsidRDefault="0065525C" w:rsidP="0065525C">
      <w:pPr>
        <w:bidi/>
        <w:rPr>
          <w:rFonts w:cs="B Nazanin"/>
          <w:b/>
          <w:bCs/>
          <w:rtl/>
          <w:lang w:bidi="fa-IR"/>
        </w:rPr>
      </w:pPr>
      <w:r w:rsidRPr="00307ED9">
        <w:rPr>
          <w:rFonts w:cs="B Nazanin" w:hint="cs"/>
          <w:b/>
          <w:bCs/>
          <w:rtl/>
          <w:lang w:bidi="fa-IR"/>
        </w:rPr>
        <w:lastRenderedPageBreak/>
        <w:t>خروجی :</w:t>
      </w:r>
    </w:p>
    <w:p w14:paraId="1B010E11" w14:textId="652A4016" w:rsidR="0065525C" w:rsidRPr="00307ED9" w:rsidRDefault="0065525C" w:rsidP="0065525C">
      <w:pPr>
        <w:bidi/>
        <w:rPr>
          <w:ins w:id="3" w:author="mamad" w:date="2026-02-12T21:47:00Z"/>
          <w:rFonts w:cs="B Nazanin"/>
          <w:lang w:bidi="fa-IR"/>
        </w:rPr>
      </w:pPr>
      <w:r w:rsidRPr="00307ED9">
        <w:rPr>
          <w:rFonts w:cs="B Nazanin" w:hint="cs"/>
          <w:rtl/>
          <w:lang w:bidi="fa-IR"/>
        </w:rPr>
        <w:t xml:space="preserve">حدودا با مقدار انتگرال گیر همان چیزی که قبل حساب کردیم میرسیم و نمودار ها : </w:t>
      </w:r>
    </w:p>
    <w:p w14:paraId="27C7F63F" w14:textId="77777777" w:rsidR="0028138A" w:rsidRPr="00307ED9" w:rsidRDefault="0028138A">
      <w:pPr>
        <w:rPr>
          <w:ins w:id="4" w:author="mamad" w:date="2026-02-12T21:47:00Z"/>
          <w:rFonts w:cs="B Nazanin"/>
          <w:lang w:bidi="fa-IR"/>
        </w:rPr>
        <w:pPrChange w:id="5" w:author="mamad" w:date="2026-02-12T21:47:00Z">
          <w:pPr>
            <w:bidi/>
          </w:pPr>
        </w:pPrChange>
      </w:pPr>
      <w:ins w:id="6" w:author="mamad" w:date="2026-02-12T21:47:00Z">
        <w:r w:rsidRPr="00307ED9">
          <w:rPr>
            <w:rFonts w:cs="B Nazanin"/>
            <w:lang w:bidi="fa-IR"/>
          </w:rPr>
          <w:t>Input Step Amplitude: 10.984461479084883</w:t>
        </w:r>
      </w:ins>
    </w:p>
    <w:p w14:paraId="3D3EA5E1" w14:textId="77777777" w:rsidR="0028138A" w:rsidRPr="00307ED9" w:rsidRDefault="0028138A">
      <w:pPr>
        <w:rPr>
          <w:ins w:id="7" w:author="mamad" w:date="2026-02-12T21:47:00Z"/>
          <w:rFonts w:cs="B Nazanin"/>
          <w:lang w:bidi="fa-IR"/>
        </w:rPr>
        <w:pPrChange w:id="8" w:author="mamad" w:date="2026-02-12T21:47:00Z">
          <w:pPr>
            <w:bidi/>
          </w:pPr>
        </w:pPrChange>
      </w:pPr>
      <w:ins w:id="9" w:author="mamad" w:date="2026-02-12T21:47:00Z">
        <w:r w:rsidRPr="00307ED9">
          <w:rPr>
            <w:rFonts w:cs="B Nazanin"/>
            <w:lang w:bidi="fa-IR"/>
          </w:rPr>
          <w:t>Calculated Slope: 0.0560</w:t>
        </w:r>
        <w:r w:rsidRPr="00307ED9">
          <w:rPr>
            <w:rFonts w:cs="B Nazanin"/>
            <w:rtl/>
            <w:lang w:bidi="fa-IR"/>
          </w:rPr>
          <w:t xml:space="preserve">  </w:t>
        </w:r>
      </w:ins>
    </w:p>
    <w:p w14:paraId="07441032" w14:textId="561F9AB6" w:rsidR="0028138A" w:rsidRPr="00307ED9" w:rsidRDefault="0028138A">
      <w:pPr>
        <w:rPr>
          <w:rFonts w:cs="B Nazanin"/>
          <w:rtl/>
          <w:lang w:bidi="fa-IR"/>
        </w:rPr>
        <w:pPrChange w:id="10" w:author="mamad" w:date="2026-02-12T21:47:00Z">
          <w:pPr>
            <w:bidi/>
          </w:pPr>
        </w:pPrChange>
      </w:pPr>
      <w:ins w:id="11" w:author="mamad" w:date="2026-02-12T21:47:00Z">
        <w:r w:rsidRPr="00307ED9">
          <w:rPr>
            <w:rFonts w:cs="B Nazanin"/>
            <w:lang w:bidi="fa-IR"/>
          </w:rPr>
          <w:t>Estimated Gain (K): 0.051 (</w:t>
        </w:r>
      </w:ins>
      <w:ins w:id="12" w:author="mamad" w:date="2026-02-12T21:48:00Z">
        <w:r w:rsidRPr="00307ED9">
          <w:rPr>
            <w:rFonts w:cs="B Nazanin" w:hint="cs"/>
            <w:rtl/>
            <w:lang w:bidi="fa-IR"/>
          </w:rPr>
          <w:t>اگر به انتگرال گیر تقریب بزنیم در واقع همان مقدار قبلی میشود</w:t>
        </w:r>
      </w:ins>
      <w:ins w:id="13" w:author="mamad" w:date="2026-02-12T21:47:00Z">
        <w:r w:rsidRPr="00307ED9">
          <w:rPr>
            <w:rFonts w:cs="B Nazanin"/>
            <w:lang w:bidi="fa-IR"/>
          </w:rPr>
          <w:t>)</w:t>
        </w:r>
      </w:ins>
    </w:p>
    <w:p w14:paraId="38A90360" w14:textId="6132BE83" w:rsidR="0065525C" w:rsidRPr="00307ED9" w:rsidRDefault="0065525C" w:rsidP="0065525C">
      <w:pPr>
        <w:bidi/>
        <w:rPr>
          <w:rFonts w:cs="B Nazanin"/>
          <w:rtl/>
          <w:lang w:bidi="fa-IR"/>
        </w:rPr>
      </w:pPr>
      <w:r w:rsidRPr="00307ED9">
        <w:rPr>
          <w:rFonts w:cs="B Nazanin" w:hint="cs"/>
          <w:noProof/>
        </w:rPr>
        <w:drawing>
          <wp:inline distT="0" distB="0" distL="0" distR="0" wp14:anchorId="02864EBE" wp14:editId="13528E88">
            <wp:extent cx="5943600" cy="4752975"/>
            <wp:effectExtent l="0" t="0" r="0" b="9525"/>
            <wp:docPr id="1760668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inline>
        </w:drawing>
      </w:r>
    </w:p>
    <w:p w14:paraId="5373F1AC" w14:textId="77777777" w:rsidR="0065525C" w:rsidRPr="00307ED9" w:rsidRDefault="0065525C" w:rsidP="0065525C">
      <w:pPr>
        <w:bidi/>
        <w:rPr>
          <w:rFonts w:cs="B Nazanin"/>
          <w:rtl/>
          <w:lang w:bidi="fa-IR"/>
        </w:rPr>
      </w:pPr>
    </w:p>
    <w:p w14:paraId="235209C1" w14:textId="77777777" w:rsidR="0065525C" w:rsidRPr="00307ED9" w:rsidRDefault="0065525C" w:rsidP="0065525C">
      <w:pPr>
        <w:bidi/>
        <w:rPr>
          <w:rFonts w:cs="B Nazanin"/>
          <w:rtl/>
          <w:lang w:bidi="fa-IR"/>
        </w:rPr>
      </w:pPr>
    </w:p>
    <w:p w14:paraId="2E9050FD" w14:textId="77777777" w:rsidR="0065525C" w:rsidRPr="00307ED9" w:rsidRDefault="0065525C" w:rsidP="0065525C">
      <w:pPr>
        <w:bidi/>
        <w:rPr>
          <w:rFonts w:cs="B Nazanin"/>
          <w:rtl/>
          <w:lang w:bidi="fa-IR"/>
        </w:rPr>
      </w:pPr>
    </w:p>
    <w:p w14:paraId="1561D882" w14:textId="7D5EAA79" w:rsidR="0065525C" w:rsidRPr="00307ED9" w:rsidRDefault="0065525C" w:rsidP="0065525C">
      <w:pPr>
        <w:bidi/>
        <w:rPr>
          <w:rFonts w:cs="B Nazanin"/>
          <w:rtl/>
          <w:lang w:bidi="fa-IR"/>
        </w:rPr>
      </w:pPr>
    </w:p>
    <w:p w14:paraId="6C6F8807" w14:textId="33BED8D9" w:rsidR="0065525C" w:rsidRPr="00307ED9" w:rsidRDefault="0065525C" w:rsidP="0065525C">
      <w:pPr>
        <w:bidi/>
        <w:rPr>
          <w:rFonts w:cs="B Nazanin"/>
          <w:rtl/>
          <w:lang w:bidi="fa-IR"/>
        </w:rPr>
      </w:pPr>
    </w:p>
    <w:p w14:paraId="38AE9036" w14:textId="770BC9C4" w:rsidR="0065525C" w:rsidRPr="00307ED9" w:rsidRDefault="0065525C" w:rsidP="0065525C">
      <w:pPr>
        <w:bidi/>
        <w:rPr>
          <w:rFonts w:cs="B Nazanin"/>
          <w:noProof/>
          <w:lang w:bidi="fa-IR"/>
        </w:rPr>
      </w:pPr>
      <w:r w:rsidRPr="00307ED9">
        <w:rPr>
          <w:rFonts w:cs="B Nazanin" w:hint="cs"/>
          <w:noProof/>
        </w:rPr>
        <w:drawing>
          <wp:inline distT="0" distB="0" distL="0" distR="0" wp14:anchorId="57DBF6C4" wp14:editId="5CE923B5">
            <wp:extent cx="5943600" cy="3562985"/>
            <wp:effectExtent l="0" t="0" r="0" b="0"/>
            <wp:docPr id="241481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62985"/>
                    </a:xfrm>
                    <a:prstGeom prst="rect">
                      <a:avLst/>
                    </a:prstGeom>
                    <a:noFill/>
                    <a:ln>
                      <a:noFill/>
                    </a:ln>
                  </pic:spPr>
                </pic:pic>
              </a:graphicData>
            </a:graphic>
          </wp:inline>
        </w:drawing>
      </w:r>
    </w:p>
    <w:p w14:paraId="6F239EED" w14:textId="02EF69CA" w:rsidR="0065525C" w:rsidRPr="00307ED9" w:rsidRDefault="0065525C" w:rsidP="00307ED9">
      <w:pPr>
        <w:bidi/>
        <w:rPr>
          <w:rFonts w:cs="B Nazanin"/>
          <w:lang w:bidi="fa-IR"/>
        </w:rPr>
      </w:pPr>
    </w:p>
    <w:p w14:paraId="4494EE45" w14:textId="13E28A92" w:rsidR="0065525C" w:rsidRPr="00307ED9" w:rsidRDefault="0065525C" w:rsidP="0090687C">
      <w:pPr>
        <w:pStyle w:val="Heading1"/>
        <w:bidi/>
        <w:rPr>
          <w:lang w:bidi="fa-IR"/>
        </w:rPr>
      </w:pPr>
      <w:bookmarkStart w:id="14" w:name="_Toc221807984"/>
      <w:r w:rsidRPr="00307ED9">
        <w:rPr>
          <w:rtl/>
        </w:rPr>
        <w:t>استخراج معادلات دینامیکی و پیاده‌سازی در سیمولینک</w:t>
      </w:r>
      <w:bookmarkEnd w:id="14"/>
    </w:p>
    <w:p w14:paraId="2085B6CB" w14:textId="77777777" w:rsidR="0065525C" w:rsidRPr="00307ED9" w:rsidRDefault="0065525C" w:rsidP="00307ED9">
      <w:pPr>
        <w:bidi/>
        <w:rPr>
          <w:rFonts w:cs="B Nazanin"/>
          <w:lang w:bidi="fa-IR"/>
        </w:rPr>
      </w:pPr>
      <w:r w:rsidRPr="00307ED9">
        <w:rPr>
          <w:rFonts w:cs="B Nazanin"/>
          <w:rtl/>
        </w:rPr>
        <w:t>در این مرحله باید معادلات فیزیکی (غیرخطی) را بنویسیم و سپس در سیمولینک پیاده‌سازی کنیم تا رفتار واقعی سیستم را مدل کنیم</w:t>
      </w:r>
      <w:r w:rsidRPr="00307ED9">
        <w:rPr>
          <w:rFonts w:cs="B Nazanin"/>
          <w:lang w:bidi="fa-IR"/>
        </w:rPr>
        <w:t>.</w:t>
      </w:r>
    </w:p>
    <w:p w14:paraId="6C6591D9" w14:textId="702252EB" w:rsidR="0065525C" w:rsidRPr="00B31C37" w:rsidRDefault="0065525C" w:rsidP="00B31C37">
      <w:pPr>
        <w:pStyle w:val="Heading2"/>
        <w:bidi/>
      </w:pPr>
      <w:bookmarkStart w:id="15" w:name="_Toc221807985"/>
      <w:r w:rsidRPr="00B31C37">
        <w:rPr>
          <w:rtl/>
        </w:rPr>
        <w:t>تحلیل و استخراج معادلات</w:t>
      </w:r>
      <w:bookmarkEnd w:id="15"/>
    </w:p>
    <w:p w14:paraId="0F99291F" w14:textId="50237E2C" w:rsidR="0065525C" w:rsidRPr="00307ED9" w:rsidRDefault="0065525C" w:rsidP="00A15A0F">
      <w:pPr>
        <w:bidi/>
        <w:rPr>
          <w:rFonts w:cs="B Nazanin"/>
          <w:lang w:bidi="fa-IR"/>
        </w:rPr>
      </w:pPr>
      <w:bookmarkStart w:id="16" w:name="_Toc221807986"/>
      <w:r w:rsidRPr="00B31C37">
        <w:rPr>
          <w:rStyle w:val="Heading3Char"/>
          <w:rtl/>
        </w:rPr>
        <w:t>الف) معادله بقای جرم</w:t>
      </w:r>
      <w:bookmarkEnd w:id="16"/>
      <w:r w:rsidRPr="00307ED9">
        <w:rPr>
          <w:rFonts w:cs="B Nazanin"/>
          <w:lang w:bidi="fa-IR"/>
        </w:rPr>
        <w:br/>
      </w:r>
      <w:r w:rsidRPr="00307ED9">
        <w:rPr>
          <w:rFonts w:cs="B Nazanin"/>
          <w:rtl/>
        </w:rPr>
        <w:t>تغییرات حجم آب در مخزن برابر است با اختلاف دبی ورودی و خروجی</w:t>
      </w:r>
      <w:r w:rsidRPr="00307ED9">
        <w:rPr>
          <w:rFonts w:cs="B Nazanin"/>
          <w:lang w:bidi="fa-IR"/>
        </w:rPr>
        <w:t>:</w:t>
      </w:r>
    </w:p>
    <w:p w14:paraId="01CB4456" w14:textId="264462B3" w:rsidR="0065525C" w:rsidRPr="00307ED9" w:rsidRDefault="00000000" w:rsidP="0065525C">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dV</m:t>
              </m:r>
            </m:num>
            <m:den>
              <m:r>
                <w:rPr>
                  <w:rFonts w:ascii="Cambria Math" w:hAnsi="Cambria Math" w:cs="B Nazanin"/>
                  <w:lang w:bidi="fa-IR"/>
                </w:rPr>
                <m:t>dt</m:t>
              </m:r>
            </m:den>
          </m:f>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Q</m:t>
              </m:r>
            </m:e>
            <m:sub>
              <m:r>
                <w:rPr>
                  <w:rFonts w:ascii="Cambria Math" w:hAnsi="Cambria Math" w:cs="B Nazanin"/>
                  <w:lang w:bidi="fa-IR"/>
                </w:rPr>
                <m:t>in</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Q</m:t>
              </m:r>
            </m:e>
            <m:sub>
              <m:r>
                <w:rPr>
                  <w:rFonts w:ascii="Cambria Math" w:hAnsi="Cambria Math" w:cs="B Nazanin"/>
                  <w:lang w:bidi="fa-IR"/>
                </w:rPr>
                <m:t>out</m:t>
              </m:r>
            </m:sub>
          </m:sSub>
          <m:r>
            <m:rPr>
              <m:sty m:val="p"/>
            </m:rPr>
            <w:rPr>
              <w:rFonts w:ascii="Cambria Math" w:hAnsi="Cambria Math" w:cs="B Nazanin"/>
              <w:lang w:bidi="fa-IR"/>
            </w:rPr>
            <w:br/>
          </m:r>
        </m:oMath>
      </m:oMathPara>
    </w:p>
    <w:p w14:paraId="6E0941F3" w14:textId="2DE74823" w:rsidR="0065525C" w:rsidRPr="00307ED9" w:rsidRDefault="0065525C" w:rsidP="00AA5199">
      <w:pPr>
        <w:bidi/>
        <w:rPr>
          <w:rFonts w:cs="B Nazanin"/>
          <w:lang w:bidi="fa-IR"/>
        </w:rPr>
      </w:pPr>
      <w:r w:rsidRPr="00307ED9">
        <w:rPr>
          <w:rFonts w:cs="B Nazanin"/>
          <w:rtl/>
        </w:rPr>
        <w:t>چون مخزن استوانه‌ای است و سطح مقطع</w:t>
      </w:r>
      <w:r w:rsidRPr="00307ED9">
        <w:rPr>
          <w:rFonts w:cs="B Nazanin"/>
          <w:lang w:bidi="fa-IR"/>
        </w:rPr>
        <w:t xml:space="preserve"> (</w:t>
      </w:r>
      <m:oMath>
        <m:r>
          <w:rPr>
            <w:rFonts w:ascii="Cambria Math" w:hAnsi="Cambria Math" w:cs="B Nazanin"/>
            <w:lang w:bidi="fa-IR"/>
          </w:rPr>
          <m:t>A</m:t>
        </m:r>
      </m:oMath>
      <w:r w:rsidRPr="00307ED9">
        <w:rPr>
          <w:rFonts w:cs="B Nazanin"/>
          <w:lang w:bidi="fa-IR"/>
        </w:rPr>
        <w:t xml:space="preserve">) </w:t>
      </w:r>
      <w:r w:rsidRPr="00307ED9">
        <w:rPr>
          <w:rFonts w:cs="B Nazanin"/>
          <w:rtl/>
        </w:rPr>
        <w:t>ثابت است، داریم</w:t>
      </w:r>
      <w:r w:rsidRPr="00307ED9">
        <w:rPr>
          <w:rFonts w:ascii="Cambria" w:hAnsi="Cambria" w:cs="Cambria" w:hint="cs"/>
          <w:rtl/>
        </w:rPr>
        <w:t> </w:t>
      </w:r>
      <m:oMath>
        <m:r>
          <w:rPr>
            <w:rFonts w:ascii="Cambria Math" w:hAnsi="Cambria Math" w:cs="B Nazanin"/>
            <w:lang w:bidi="fa-IR"/>
          </w:rPr>
          <m:t>V=A⋅h</m:t>
        </m:r>
      </m:oMath>
      <w:r w:rsidRPr="00307ED9">
        <w:rPr>
          <w:rFonts w:cs="B Nazanin"/>
          <w:lang w:bidi="fa-IR"/>
        </w:rPr>
        <w:t xml:space="preserve">. </w:t>
      </w:r>
      <w:r w:rsidRPr="00307ED9">
        <w:rPr>
          <w:rFonts w:cs="B Nazanin"/>
          <w:rtl/>
        </w:rPr>
        <w:t>پس</w:t>
      </w:r>
      <w:r w:rsidRPr="00307ED9">
        <w:rPr>
          <w:rFonts w:cs="B Nazanin"/>
          <w:lang w:bidi="fa-IR"/>
        </w:rPr>
        <w:t>:</w:t>
      </w:r>
    </w:p>
    <w:p w14:paraId="7433F5A5" w14:textId="549C1D74" w:rsidR="0065525C" w:rsidRPr="00307ED9" w:rsidRDefault="0065525C" w:rsidP="0065525C">
      <w:pPr>
        <w:bidi/>
        <w:ind w:firstLine="720"/>
        <w:rPr>
          <w:rFonts w:cs="B Nazanin"/>
          <w:lang w:bidi="fa-IR"/>
        </w:rPr>
      </w:pPr>
      <m:oMathPara>
        <m:oMath>
          <m:r>
            <w:rPr>
              <w:rFonts w:ascii="Cambria Math" w:hAnsi="Cambria Math" w:cs="B Nazanin"/>
              <w:lang w:bidi="fa-IR"/>
            </w:rPr>
            <m:t>A</m:t>
          </m:r>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Q</m:t>
              </m:r>
            </m:e>
            <m:sub>
              <m:r>
                <w:rPr>
                  <w:rFonts w:ascii="Cambria Math" w:hAnsi="Cambria Math" w:cs="B Nazanin"/>
                  <w:lang w:bidi="fa-IR"/>
                </w:rPr>
                <m:t>in</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Q</m:t>
              </m:r>
            </m:e>
            <m:sub>
              <m:r>
                <w:rPr>
                  <w:rFonts w:ascii="Cambria Math" w:hAnsi="Cambria Math" w:cs="B Nazanin"/>
                  <w:lang w:bidi="fa-IR"/>
                </w:rPr>
                <m:t>out</m:t>
              </m:r>
            </m:sub>
          </m:sSub>
          <m:r>
            <m:rPr>
              <m:sty m:val="p"/>
            </m:rPr>
            <w:rPr>
              <w:rFonts w:ascii="Cambria Math" w:hAnsi="Cambria Math" w:cs="B Nazanin"/>
              <w:lang w:bidi="fa-IR"/>
            </w:rPr>
            <w:br/>
          </m:r>
        </m:oMath>
      </m:oMathPara>
    </w:p>
    <w:p w14:paraId="0863C124" w14:textId="475886EC" w:rsidR="0065525C" w:rsidRPr="00307ED9" w:rsidRDefault="0065525C" w:rsidP="00AA5199">
      <w:pPr>
        <w:bidi/>
        <w:rPr>
          <w:rFonts w:cs="B Nazanin"/>
          <w:lang w:bidi="fa-IR"/>
        </w:rPr>
      </w:pPr>
      <w:bookmarkStart w:id="17" w:name="_Toc221807987"/>
      <w:r w:rsidRPr="00B31C37">
        <w:rPr>
          <w:rStyle w:val="Heading3Char"/>
          <w:rtl/>
        </w:rPr>
        <w:lastRenderedPageBreak/>
        <w:t>ب) مدل‌سازی شیر ورودی</w:t>
      </w:r>
      <w:r w:rsidRPr="00B31C37">
        <w:rPr>
          <w:rStyle w:val="Heading3Char"/>
        </w:rPr>
        <w:t xml:space="preserve"> (Inflow):</w:t>
      </w:r>
      <w:bookmarkEnd w:id="17"/>
      <w:r w:rsidRPr="00307ED9">
        <w:rPr>
          <w:rFonts w:cs="B Nazanin"/>
          <w:lang w:bidi="fa-IR"/>
        </w:rPr>
        <w:br/>
      </w:r>
      <w:r w:rsidRPr="00307ED9">
        <w:rPr>
          <w:rFonts w:cs="B Nazanin"/>
          <w:rtl/>
        </w:rPr>
        <w:t>شیر ورودی توسط یک سیگنال کنترلی</w:t>
      </w:r>
      <w:r w:rsidRPr="00307ED9">
        <w:rPr>
          <w:rFonts w:cs="B Nazanin"/>
          <w:lang w:bidi="fa-IR"/>
        </w:rPr>
        <w:t xml:space="preserve"> (</w:t>
      </w:r>
      <m:oMath>
        <m:r>
          <w:rPr>
            <w:rFonts w:ascii="Cambria Math" w:hAnsi="Cambria Math" w:cs="B Nazanin"/>
            <w:lang w:bidi="fa-IR"/>
          </w:rPr>
          <m:t>u</m:t>
        </m:r>
      </m:oMath>
      <w:r w:rsidRPr="00307ED9">
        <w:rPr>
          <w:rFonts w:cs="B Nazanin"/>
          <w:lang w:bidi="fa-IR"/>
        </w:rPr>
        <w:t xml:space="preserve">) </w:t>
      </w:r>
      <w:r w:rsidRPr="00307ED9">
        <w:rPr>
          <w:rFonts w:cs="B Nazanin"/>
          <w:rtl/>
        </w:rPr>
        <w:t>باز و بسته می‌شود. فرض می‌کنیم دبی ورودی متناسب با فرمان شیر است</w:t>
      </w:r>
      <w:r w:rsidRPr="00307ED9">
        <w:rPr>
          <w:rFonts w:cs="B Nazanin"/>
          <w:lang w:bidi="fa-IR"/>
        </w:rPr>
        <w:t>:</w:t>
      </w:r>
    </w:p>
    <w:p w14:paraId="75F541D7" w14:textId="678F6949" w:rsidR="0065525C" w:rsidRPr="00307ED9" w:rsidRDefault="00000000" w:rsidP="0065525C">
      <w:pPr>
        <w:bidi/>
        <w:ind w:firstLine="720"/>
        <w:rPr>
          <w:rFonts w:cs="B Nazanin"/>
          <w:lang w:bidi="fa-IR"/>
        </w:rPr>
      </w:pPr>
      <m:oMathPara>
        <m:oMath>
          <m:sSub>
            <m:sSubPr>
              <m:ctrlPr>
                <w:rPr>
                  <w:rFonts w:ascii="Cambria Math" w:hAnsi="Cambria Math" w:cs="B Nazanin"/>
                  <w:lang w:bidi="fa-IR"/>
                </w:rPr>
              </m:ctrlPr>
            </m:sSubPr>
            <m:e>
              <m:r>
                <w:rPr>
                  <w:rFonts w:ascii="Cambria Math" w:hAnsi="Cambria Math" w:cs="B Nazanin"/>
                  <w:lang w:bidi="fa-IR"/>
                </w:rPr>
                <m:t>Q</m:t>
              </m:r>
            </m:e>
            <m:sub>
              <m:r>
                <w:rPr>
                  <w:rFonts w:ascii="Cambria Math" w:hAnsi="Cambria Math" w:cs="B Nazanin"/>
                  <w:lang w:bidi="fa-IR"/>
                </w:rPr>
                <m:t>in</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in</m:t>
              </m:r>
            </m:sub>
          </m:sSub>
          <m:r>
            <w:rPr>
              <w:rFonts w:ascii="Cambria Math" w:hAnsi="Cambria Math" w:cs="B Nazanin"/>
              <w:lang w:bidi="fa-IR"/>
            </w:rPr>
            <m:t>⋅u</m:t>
          </m:r>
          <m:r>
            <m:rPr>
              <m:sty m:val="p"/>
            </m:rPr>
            <w:rPr>
              <w:rFonts w:ascii="Cambria Math" w:hAnsi="Cambria Math" w:cs="B Nazanin"/>
              <w:lang w:bidi="fa-IR"/>
            </w:rPr>
            <w:br/>
          </m:r>
        </m:oMath>
      </m:oMathPara>
    </w:p>
    <w:p w14:paraId="5CEBC50C" w14:textId="46E705DE" w:rsidR="0065525C" w:rsidRPr="00307ED9" w:rsidRDefault="0065525C" w:rsidP="00AA5199">
      <w:pPr>
        <w:bidi/>
        <w:rPr>
          <w:rFonts w:cs="B Nazanin"/>
        </w:rPr>
      </w:pPr>
      <w:r w:rsidRPr="00307ED9">
        <w:rPr>
          <w:rFonts w:cs="B Nazanin"/>
          <w:rtl/>
        </w:rPr>
        <w:t>طبق داده‌های مسئله: پارامتر</w:t>
      </w:r>
      <w:r w:rsidRPr="00307ED9">
        <w:rPr>
          <w:rFonts w:cs="B Nazanin"/>
          <w:lang w:bidi="fa-IR"/>
        </w:rPr>
        <w:t xml:space="preserve"> inflow = 10 </w:t>
      </w:r>
      <w:r w:rsidRPr="00307ED9">
        <w:rPr>
          <w:rFonts w:cs="B Nazanin"/>
          <w:rtl/>
        </w:rPr>
        <w:t>در نظر گرفته می‌شود</w:t>
      </w:r>
      <w:r w:rsidR="00AA5199">
        <w:rPr>
          <w:rFonts w:cs="B Nazanin" w:hint="cs"/>
          <w:rtl/>
        </w:rPr>
        <w:t>.</w:t>
      </w:r>
    </w:p>
    <w:p w14:paraId="5BF34595" w14:textId="1E5E23A5" w:rsidR="0065525C" w:rsidRPr="00307ED9" w:rsidRDefault="0065525C" w:rsidP="00B31C37">
      <w:pPr>
        <w:bidi/>
        <w:rPr>
          <w:rFonts w:cs="B Nazanin"/>
          <w:lang w:bidi="fa-IR"/>
        </w:rPr>
      </w:pPr>
      <w:bookmarkStart w:id="18" w:name="_Toc221807988"/>
      <w:r w:rsidRPr="00B31C37">
        <w:rPr>
          <w:rStyle w:val="Heading3Char"/>
          <w:rtl/>
        </w:rPr>
        <w:t>ج) مدل‌سازی شیر خروجی</w:t>
      </w:r>
      <w:r w:rsidRPr="00B31C37">
        <w:rPr>
          <w:rStyle w:val="Heading3Char"/>
        </w:rPr>
        <w:t xml:space="preserve"> </w:t>
      </w:r>
      <w:r w:rsidRPr="00B31C37">
        <w:rPr>
          <w:rStyle w:val="Heading3Char"/>
          <w:b/>
          <w:bCs w:val="0"/>
        </w:rPr>
        <w:t xml:space="preserve">(Outflow) </w:t>
      </w:r>
      <w:r w:rsidRPr="00B31C37">
        <w:rPr>
          <w:rStyle w:val="Heading3Char"/>
          <w:rtl/>
        </w:rPr>
        <w:t>بخش غیرخطی</w:t>
      </w:r>
      <w:r w:rsidRPr="00B31C37">
        <w:rPr>
          <w:rStyle w:val="Heading3Char"/>
        </w:rPr>
        <w:t>:</w:t>
      </w:r>
      <w:bookmarkEnd w:id="18"/>
      <w:r w:rsidRPr="00307ED9">
        <w:rPr>
          <w:rFonts w:cs="B Nazanin"/>
          <w:lang w:bidi="fa-IR"/>
        </w:rPr>
        <w:br/>
      </w:r>
      <w:r w:rsidRPr="00307ED9">
        <w:rPr>
          <w:rFonts w:cs="B Nazanin"/>
          <w:rtl/>
        </w:rPr>
        <w:t>دبی خروجی تابعی از ارتفاع آب (فشار هیدرواستاتیک) است. طبق قانون برنولی و تورچلی، سرعت خروج آب متناسب با جذر ارتفاع</w:t>
      </w:r>
      <w:r w:rsidRPr="00307ED9">
        <w:rPr>
          <w:rFonts w:cs="B Nazanin"/>
          <w:lang w:bidi="fa-IR"/>
        </w:rPr>
        <w:t xml:space="preserve"> (</w:t>
      </w:r>
      <m:oMath>
        <m:rad>
          <m:radPr>
            <m:degHide m:val="1"/>
            <m:ctrlPr>
              <w:rPr>
                <w:rFonts w:ascii="Cambria Math" w:hAnsi="Cambria Math" w:cs="B Nazanin"/>
                <w:lang w:bidi="fa-IR"/>
              </w:rPr>
            </m:ctrlPr>
          </m:radPr>
          <m:deg/>
          <m:e>
            <m:r>
              <w:rPr>
                <w:rFonts w:ascii="Cambria Math" w:hAnsi="Cambria Math" w:cs="B Nazanin"/>
                <w:lang w:bidi="fa-IR"/>
              </w:rPr>
              <m:t>h</m:t>
            </m:r>
          </m:e>
        </m:rad>
      </m:oMath>
      <w:r w:rsidRPr="00307ED9">
        <w:rPr>
          <w:rFonts w:cs="B Nazanin"/>
          <w:lang w:bidi="fa-IR"/>
        </w:rPr>
        <w:t xml:space="preserve">) </w:t>
      </w:r>
      <w:r w:rsidRPr="00307ED9">
        <w:rPr>
          <w:rFonts w:cs="B Nazanin"/>
          <w:rtl/>
        </w:rPr>
        <w:t>است</w:t>
      </w:r>
      <w:r w:rsidRPr="00307ED9">
        <w:rPr>
          <w:rFonts w:cs="B Nazanin"/>
          <w:lang w:bidi="fa-IR"/>
        </w:rPr>
        <w:t>:</w:t>
      </w:r>
    </w:p>
    <w:p w14:paraId="1EC1585F" w14:textId="3FECDA5D" w:rsidR="0065525C" w:rsidRPr="00307ED9" w:rsidRDefault="00000000" w:rsidP="0065525C">
      <w:pPr>
        <w:bidi/>
        <w:ind w:firstLine="720"/>
        <w:rPr>
          <w:rFonts w:cs="B Nazanin"/>
          <w:lang w:bidi="fa-IR"/>
        </w:rPr>
      </w:pPr>
      <m:oMathPara>
        <m:oMath>
          <m:sSub>
            <m:sSubPr>
              <m:ctrlPr>
                <w:rPr>
                  <w:rFonts w:ascii="Cambria Math" w:hAnsi="Cambria Math" w:cs="B Nazanin"/>
                  <w:lang w:bidi="fa-IR"/>
                </w:rPr>
              </m:ctrlPr>
            </m:sSubPr>
            <m:e>
              <m:r>
                <w:rPr>
                  <w:rFonts w:ascii="Cambria Math" w:hAnsi="Cambria Math" w:cs="B Nazanin"/>
                  <w:lang w:bidi="fa-IR"/>
                </w:rPr>
                <m:t>Q</m:t>
              </m:r>
            </m:e>
            <m:sub>
              <m:r>
                <w:rPr>
                  <w:rFonts w:ascii="Cambria Math" w:hAnsi="Cambria Math" w:cs="B Nazanin"/>
                  <w:lang w:bidi="fa-IR"/>
                </w:rPr>
                <m:t>out</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ad>
            <m:radPr>
              <m:degHide m:val="1"/>
              <m:ctrlPr>
                <w:rPr>
                  <w:rFonts w:ascii="Cambria Math" w:hAnsi="Cambria Math" w:cs="B Nazanin"/>
                  <w:lang w:bidi="fa-IR"/>
                </w:rPr>
              </m:ctrlPr>
            </m:radPr>
            <m:deg/>
            <m:e>
              <m:r>
                <w:rPr>
                  <w:rFonts w:ascii="Cambria Math" w:hAnsi="Cambria Math" w:cs="B Nazanin"/>
                  <w:lang w:bidi="fa-IR"/>
                </w:rPr>
                <m:t>h</m:t>
              </m:r>
            </m:e>
          </m:rad>
          <m:r>
            <m:rPr>
              <m:sty m:val="p"/>
            </m:rPr>
            <w:rPr>
              <w:rFonts w:ascii="Cambria Math" w:hAnsi="Cambria Math" w:cs="B Nazanin"/>
              <w:lang w:bidi="fa-IR"/>
            </w:rPr>
            <w:br/>
          </m:r>
        </m:oMath>
      </m:oMathPara>
    </w:p>
    <w:p w14:paraId="7A67F5EC" w14:textId="3C117943" w:rsidR="0065525C" w:rsidRPr="00AA5199" w:rsidRDefault="0065525C" w:rsidP="00AA5199">
      <w:pPr>
        <w:bidi/>
        <w:rPr>
          <w:rFonts w:cs="B Nazanin"/>
          <w:lang w:bidi="fa-IR"/>
        </w:rPr>
      </w:pPr>
      <w:r w:rsidRPr="00AA5199">
        <w:rPr>
          <w:rFonts w:cs="B Nazanin"/>
          <w:i/>
          <w:iCs/>
          <w:rtl/>
        </w:rPr>
        <w:t>نکته: در صورت مسئله گفته شده</w:t>
      </w:r>
      <w:r w:rsidRPr="00AA5199">
        <w:rPr>
          <w:rFonts w:ascii="Cambria" w:hAnsi="Cambria" w:cs="Cambria" w:hint="cs"/>
          <w:i/>
          <w:iCs/>
          <w:rtl/>
        </w:rPr>
        <w:t> </w:t>
      </w:r>
      <w:r w:rsidRPr="00AA5199">
        <w:rPr>
          <w:rFonts w:cs="B Nazanin"/>
          <w:lang w:bidi="fa-IR"/>
        </w:rPr>
        <w:t>outflow = 50</w:t>
      </w:r>
      <w:r w:rsidRPr="00AA5199">
        <w:rPr>
          <w:rFonts w:cs="B Nazanin"/>
          <w:i/>
          <w:iCs/>
          <w:lang w:bidi="fa-IR"/>
        </w:rPr>
        <w:t> </w:t>
      </w:r>
      <w:r w:rsidRPr="00AA5199">
        <w:rPr>
          <w:rFonts w:cs="B Nazanin"/>
          <w:i/>
          <w:iCs/>
          <w:rtl/>
        </w:rPr>
        <w:t>که این ضریب</w:t>
      </w:r>
      <w:r w:rsidRPr="00AA5199">
        <w:rPr>
          <w:rFonts w:ascii="Cambria" w:hAnsi="Cambria" w:cs="Cambria" w:hint="cs"/>
          <w:i/>
          <w:iCs/>
          <w:rtl/>
        </w:rPr>
        <w:t> </w:t>
      </w:r>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oMath>
      <w:r w:rsidRPr="00AA5199">
        <w:rPr>
          <w:rFonts w:cs="B Nazanin"/>
          <w:i/>
          <w:iCs/>
          <w:lang w:bidi="fa-IR"/>
        </w:rPr>
        <w:t> </w:t>
      </w:r>
      <w:r w:rsidRPr="00AA5199">
        <w:rPr>
          <w:rFonts w:cs="B Nazanin"/>
          <w:i/>
          <w:iCs/>
          <w:rtl/>
        </w:rPr>
        <w:t>یا ضریب مربوط به سطح مقطع لوله خروجی است</w:t>
      </w:r>
      <w:r w:rsidR="00AA5199">
        <w:rPr>
          <w:rFonts w:cs="B Nazanin" w:hint="cs"/>
          <w:i/>
          <w:iCs/>
          <w:rtl/>
          <w:lang w:bidi="fa-IR"/>
        </w:rPr>
        <w:t>.</w:t>
      </w:r>
    </w:p>
    <w:p w14:paraId="01524E88" w14:textId="77777777" w:rsidR="0065525C" w:rsidRPr="00307ED9" w:rsidRDefault="0065525C" w:rsidP="00AA5199">
      <w:pPr>
        <w:bidi/>
        <w:rPr>
          <w:rFonts w:cs="B Nazanin"/>
          <w:lang w:bidi="fa-IR"/>
        </w:rPr>
      </w:pPr>
      <w:bookmarkStart w:id="19" w:name="_Toc221807989"/>
      <w:r w:rsidRPr="00B31C37">
        <w:rPr>
          <w:rStyle w:val="Heading3Char"/>
          <w:rtl/>
        </w:rPr>
        <w:t>د) معادله دینامیکی نهایی سیستم</w:t>
      </w:r>
      <w:r w:rsidRPr="00B31C37">
        <w:rPr>
          <w:rStyle w:val="Heading3Char"/>
        </w:rPr>
        <w:t>:</w:t>
      </w:r>
      <w:bookmarkEnd w:id="19"/>
      <w:r w:rsidRPr="00307ED9">
        <w:rPr>
          <w:rFonts w:cs="B Nazanin"/>
          <w:lang w:bidi="fa-IR"/>
        </w:rPr>
        <w:br/>
      </w:r>
      <w:r w:rsidRPr="00307ED9">
        <w:rPr>
          <w:rFonts w:cs="B Nazanin"/>
          <w:rtl/>
        </w:rPr>
        <w:t>با جایگذاری موارد بالا، معادله دیفرانسیل غیرخطی حاکم بر سیستم به صورت زیر است</w:t>
      </w:r>
      <w:r w:rsidRPr="00307ED9">
        <w:rPr>
          <w:rFonts w:cs="B Nazanin"/>
          <w:lang w:bidi="fa-IR"/>
        </w:rPr>
        <w:t>:</w:t>
      </w:r>
    </w:p>
    <w:p w14:paraId="4D9B6B2E" w14:textId="1C581C72" w:rsidR="0065525C" w:rsidRPr="00307ED9" w:rsidRDefault="00000000" w:rsidP="0065525C">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m:t>
          </m:r>
          <m:f>
            <m:fPr>
              <m:ctrlPr>
                <w:rPr>
                  <w:rFonts w:ascii="Cambria Math" w:hAnsi="Cambria Math" w:cs="B Nazanin"/>
                  <w:lang w:bidi="fa-IR"/>
                </w:rPr>
              </m:ctrlPr>
            </m:fPr>
            <m:num>
              <m:r>
                <w:rPr>
                  <w:rFonts w:ascii="Cambria Math" w:hAnsi="Cambria Math" w:cs="B Nazanin"/>
                  <w:lang w:bidi="fa-IR"/>
                </w:rPr>
                <m:t>1</m:t>
              </m:r>
            </m:num>
            <m:den>
              <m:r>
                <w:rPr>
                  <w:rFonts w:ascii="Cambria Math" w:hAnsi="Cambria Math" w:cs="B Nazanin"/>
                  <w:lang w:bidi="fa-IR"/>
                </w:rPr>
                <m:t>A</m:t>
              </m:r>
            </m:den>
          </m:f>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in</m:t>
              </m:r>
            </m:sub>
          </m:sSub>
          <m:r>
            <w:rPr>
              <w:rFonts w:ascii="Cambria Math" w:hAnsi="Cambria Math" w:cs="B Nazanin"/>
              <w:lang w:bidi="fa-IR"/>
            </w:rPr>
            <m:t>u-</m:t>
          </m:r>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m:t>
          </m:r>
          <m:r>
            <m:rPr>
              <m:sty m:val="p"/>
            </m:rPr>
            <w:rPr>
              <w:rFonts w:ascii="Cambria Math" w:hAnsi="Cambria Math" w:cs="B Nazanin"/>
              <w:lang w:bidi="fa-IR"/>
            </w:rPr>
            <w:br/>
          </m:r>
        </m:oMath>
      </m:oMathPara>
    </w:p>
    <w:p w14:paraId="5E6BB141" w14:textId="63118D8B" w:rsidR="0065525C" w:rsidRPr="00307ED9" w:rsidRDefault="0065525C" w:rsidP="00AA5199">
      <w:pPr>
        <w:bidi/>
        <w:rPr>
          <w:rFonts w:cs="B Nazanin"/>
          <w:lang w:bidi="fa-IR"/>
        </w:rPr>
      </w:pPr>
      <w:r w:rsidRPr="00307ED9">
        <w:rPr>
          <w:rFonts w:cs="B Nazanin"/>
          <w:rtl/>
        </w:rPr>
        <w:t>با جایگذاری مقادیر عددی داده شده</w:t>
      </w:r>
      <w:r w:rsidRPr="00307ED9">
        <w:rPr>
          <w:rFonts w:cs="B Nazanin"/>
          <w:lang w:bidi="fa-IR"/>
        </w:rPr>
        <w:t xml:space="preserve"> (</w:t>
      </w:r>
      <m:oMath>
        <m:r>
          <w:rPr>
            <w:rFonts w:ascii="Cambria Math" w:hAnsi="Cambria Math" w:cs="B Nazanin"/>
            <w:lang w:bidi="fa-IR"/>
          </w:rPr>
          <m:t>A=100</m:t>
        </m:r>
      </m:oMath>
      <w:r w:rsidRPr="00307ED9">
        <w:rPr>
          <w:rFonts w:cs="B Nazanin"/>
          <w:lang w:bidi="fa-IR"/>
        </w:rPr>
        <w:t>, </w:t>
      </w:r>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in</m:t>
            </m:r>
          </m:sub>
        </m:sSub>
        <m:r>
          <w:rPr>
            <w:rFonts w:ascii="Cambria Math" w:hAnsi="Cambria Math" w:cs="B Nazanin"/>
            <w:lang w:bidi="fa-IR"/>
          </w:rPr>
          <m:t>=10</m:t>
        </m:r>
      </m:oMath>
      <w:r w:rsidRPr="00307ED9">
        <w:rPr>
          <w:rFonts w:cs="B Nazanin"/>
          <w:lang w:bidi="fa-IR"/>
        </w:rPr>
        <w:t>, </w:t>
      </w:r>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
          <w:rPr>
            <w:rFonts w:ascii="Cambria Math" w:hAnsi="Cambria Math" w:cs="B Nazanin"/>
            <w:lang w:bidi="fa-IR"/>
          </w:rPr>
          <m:t>=50</m:t>
        </m:r>
      </m:oMath>
      <w:r w:rsidRPr="00307ED9">
        <w:rPr>
          <w:rFonts w:cs="B Nazanin"/>
          <w:lang w:bidi="fa-IR"/>
        </w:rPr>
        <w:t>):</w:t>
      </w:r>
    </w:p>
    <w:p w14:paraId="735E0AD8" w14:textId="77777777" w:rsidR="00077142" w:rsidRPr="00307ED9" w:rsidRDefault="00000000" w:rsidP="00077142">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m:t>
          </m:r>
          <m:f>
            <m:fPr>
              <m:ctrlPr>
                <w:rPr>
                  <w:rFonts w:ascii="Cambria Math" w:hAnsi="Cambria Math" w:cs="B Nazanin"/>
                  <w:lang w:bidi="fa-IR"/>
                </w:rPr>
              </m:ctrlPr>
            </m:fPr>
            <m:num>
              <m:r>
                <w:rPr>
                  <w:rFonts w:ascii="Cambria Math" w:hAnsi="Cambria Math" w:cs="B Nazanin"/>
                  <w:lang w:bidi="fa-IR"/>
                </w:rPr>
                <m:t>1</m:t>
              </m:r>
            </m:num>
            <m:den>
              <m:r>
                <w:rPr>
                  <w:rFonts w:ascii="Cambria Math" w:hAnsi="Cambria Math" w:cs="B Nazanin"/>
                  <w:lang w:bidi="fa-IR"/>
                </w:rPr>
                <m:t>100</m:t>
              </m:r>
            </m:den>
          </m:f>
          <m:r>
            <w:rPr>
              <w:rFonts w:ascii="Cambria Math" w:hAnsi="Cambria Math" w:cs="B Nazanin"/>
              <w:lang w:bidi="fa-IR"/>
            </w:rPr>
            <m:t>(10u-50</m:t>
          </m:r>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)=0.1u-0.5</m:t>
          </m:r>
          <m:rad>
            <m:radPr>
              <m:degHide m:val="1"/>
              <m:ctrlPr>
                <w:rPr>
                  <w:rFonts w:ascii="Cambria Math" w:hAnsi="Cambria Math" w:cs="B Nazanin"/>
                  <w:lang w:bidi="fa-IR"/>
                </w:rPr>
              </m:ctrlPr>
            </m:radPr>
            <m:deg/>
            <m:e>
              <m:r>
                <w:rPr>
                  <w:rFonts w:ascii="Cambria Math" w:hAnsi="Cambria Math" w:cs="B Nazanin"/>
                  <w:lang w:bidi="fa-IR"/>
                </w:rPr>
                <m:t>h</m:t>
              </m:r>
            </m:e>
          </m:rad>
          <m:r>
            <m:rPr>
              <m:sty m:val="p"/>
            </m:rPr>
            <w:rPr>
              <w:rFonts w:ascii="Cambria Math" w:hAnsi="Cambria Math" w:cs="B Nazanin"/>
              <w:lang w:bidi="fa-IR"/>
            </w:rPr>
            <w:br/>
          </m:r>
        </m:oMath>
        <m:oMath>
          <m:r>
            <m:rPr>
              <m:sty m:val="p"/>
            </m:rPr>
            <w:rPr>
              <w:rFonts w:ascii="Cambria Math" w:hAnsi="Cambria Math" w:cs="B Nazanin"/>
              <w:lang w:bidi="fa-IR"/>
            </w:rPr>
            <w:br/>
          </m:r>
        </m:oMath>
      </m:oMathPara>
      <w:r w:rsidR="00077142" w:rsidRPr="00307ED9">
        <w:rPr>
          <w:rFonts w:cs="B Nazanin"/>
          <w:rtl/>
        </w:rPr>
        <w:t>اگر شیر کامل باز باشد</w:t>
      </w:r>
    </w:p>
    <w:p w14:paraId="79D2EC23" w14:textId="2CC2C87C" w:rsidR="00077142" w:rsidRPr="00307ED9" w:rsidRDefault="00000000" w:rsidP="00077142">
      <w:pPr>
        <w:bidi/>
        <w:ind w:firstLine="720"/>
        <w:rPr>
          <w:rFonts w:cs="B Nazanin"/>
          <w:lang w:bidi="fa-IR"/>
        </w:rPr>
      </w:pPr>
      <m:oMathPara>
        <m:oMath>
          <m:d>
            <m:dPr>
              <m:sepChr m:val="="/>
              <m:ctrlPr>
                <w:rPr>
                  <w:rFonts w:ascii="Cambria Math" w:hAnsi="Cambria Math" w:cs="B Nazanin"/>
                  <w:lang w:bidi="fa-IR"/>
                </w:rPr>
              </m:ctrlPr>
            </m:dPr>
            <m:e>
              <m:r>
                <w:rPr>
                  <w:rFonts w:ascii="Cambria Math" w:hAnsi="Cambria Math" w:cs="B Nazanin"/>
                  <w:lang w:bidi="fa-IR"/>
                </w:rPr>
                <m:t>u</m:t>
              </m:r>
            </m:e>
            <m:e>
              <m:r>
                <w:rPr>
                  <w:rFonts w:ascii="Cambria Math" w:hAnsi="Cambria Math" w:cs="B Nazanin"/>
                  <w:lang w:bidi="fa-IR"/>
                </w:rPr>
                <m:t>1</m:t>
              </m:r>
            </m:e>
          </m:d>
        </m:oMath>
      </m:oMathPara>
    </w:p>
    <w:p w14:paraId="1432112A" w14:textId="45ADEBE0" w:rsidR="00077142" w:rsidRPr="00307ED9" w:rsidRDefault="00000000" w:rsidP="00AA5199">
      <w:pPr>
        <w:bidi/>
        <w:rPr>
          <w:rFonts w:cs="B Nazanin"/>
          <w:lang w:bidi="fa-IR"/>
        </w:rPr>
      </w:pPr>
      <m:oMathPara>
        <m:oMath>
          <m:d>
            <m:dPr>
              <m:sepChr m:val="="/>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in</m:t>
                  </m:r>
                </m:sub>
              </m:sSub>
            </m:e>
            <m:e>
              <m:r>
                <w:rPr>
                  <w:rFonts w:ascii="Cambria Math" w:hAnsi="Cambria Math" w:cs="B Nazanin"/>
                  <w:lang w:bidi="fa-IR"/>
                </w:rPr>
                <m:t>10</m:t>
              </m:r>
            </m:e>
          </m:d>
          <m:r>
            <m:rPr>
              <m:sty m:val="p"/>
            </m:rPr>
            <w:rPr>
              <w:rFonts w:ascii="Cambria Math" w:hAnsi="Cambria Math" w:cs="B Nazanin"/>
              <w:lang w:bidi="fa-IR"/>
            </w:rPr>
            <w:br/>
          </m:r>
        </m:oMath>
      </m:oMathPara>
      <w:r w:rsidR="00077142" w:rsidRPr="00307ED9">
        <w:rPr>
          <w:rFonts w:cs="B Nazanin"/>
          <w:rtl/>
        </w:rPr>
        <w:t>و ضریب خروجی طبق داده‌ها</w:t>
      </w:r>
      <w:r w:rsidR="00077142" w:rsidRPr="00307ED9">
        <w:rPr>
          <w:rFonts w:ascii="Cambria" w:hAnsi="Cambria" w:cs="Cambria" w:hint="cs"/>
          <w:rtl/>
        </w:rPr>
        <w:t> </w:t>
      </w:r>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
          <w:rPr>
            <w:rFonts w:ascii="Cambria Math" w:hAnsi="Cambria Math" w:cs="B Nazanin"/>
            <w:lang w:bidi="fa-IR"/>
          </w:rPr>
          <m:t>=50</m:t>
        </m:r>
      </m:oMath>
      <w:r w:rsidR="00077142" w:rsidRPr="00307ED9">
        <w:rPr>
          <w:rFonts w:cs="B Nazanin"/>
          <w:lang w:bidi="fa-IR"/>
        </w:rPr>
        <w:t> </w:t>
      </w:r>
      <w:r w:rsidR="00077142" w:rsidRPr="00307ED9">
        <w:rPr>
          <w:rFonts w:cs="B Nazanin"/>
          <w:rtl/>
        </w:rPr>
        <w:t>باشد</w:t>
      </w:r>
      <w:r w:rsidR="00077142" w:rsidRPr="00307ED9">
        <w:rPr>
          <w:rFonts w:cs="B Nazanin"/>
          <w:lang w:bidi="fa-IR"/>
        </w:rPr>
        <w:t>:</w:t>
      </w:r>
    </w:p>
    <w:p w14:paraId="5FC9461B" w14:textId="44C61201" w:rsidR="00077142" w:rsidRPr="00307ED9" w:rsidRDefault="00077142" w:rsidP="00077142">
      <w:pPr>
        <w:bidi/>
        <w:ind w:firstLine="720"/>
        <w:rPr>
          <w:rFonts w:cs="B Nazanin"/>
          <w:lang w:bidi="fa-IR"/>
        </w:rPr>
      </w:pPr>
      <m:oMathPara>
        <m:oMath>
          <m:r>
            <w:rPr>
              <w:rFonts w:ascii="Cambria Math" w:hAnsi="Cambria Math" w:cs="B Nazanin"/>
              <w:lang w:bidi="fa-IR"/>
            </w:rPr>
            <m:t>10=50×</m:t>
          </m:r>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m:t>
          </m:r>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=0.2⇒H=0.04</m:t>
          </m:r>
          <m:r>
            <m:rPr>
              <m:sty m:val="p"/>
            </m:rPr>
            <w:rPr>
              <w:rFonts w:ascii="Cambria Math" w:hAnsi="Cambria Math" w:cs="B Nazanin"/>
              <w:lang w:bidi="fa-IR"/>
            </w:rPr>
            <w:br/>
          </m:r>
        </m:oMath>
      </m:oMathPara>
    </w:p>
    <w:p w14:paraId="47936F72" w14:textId="07FE7BB5" w:rsidR="00077142" w:rsidRPr="00307ED9" w:rsidRDefault="00077142" w:rsidP="00AA5199">
      <w:pPr>
        <w:bidi/>
        <w:rPr>
          <w:rFonts w:cs="B Nazanin"/>
          <w:lang w:bidi="fa-IR"/>
        </w:rPr>
      </w:pPr>
      <w:r w:rsidRPr="00307ED9">
        <w:rPr>
          <w:rFonts w:cs="B Nazanin"/>
          <w:rtl/>
        </w:rPr>
        <w:t>همانطور که می‌بینید، با این پارامترها، ضریب خروجی</w:t>
      </w:r>
      <w:r w:rsidRPr="00307ED9">
        <w:rPr>
          <w:rFonts w:ascii="Cambria" w:hAnsi="Cambria" w:cs="Cambria" w:hint="cs"/>
          <w:rtl/>
        </w:rPr>
        <w:t> </w:t>
      </w:r>
      <m:oMath>
        <m:d>
          <m:dPr>
            <m:ctrlPr>
              <w:rPr>
                <w:rFonts w:ascii="Cambria Math" w:hAnsi="Cambria Math" w:cs="B Nazanin"/>
                <w:lang w:bidi="fa-IR"/>
              </w:rPr>
            </m:ctrlPr>
          </m:dPr>
          <m:e>
            <m:r>
              <w:rPr>
                <w:rFonts w:ascii="Cambria Math" w:hAnsi="Cambria Math" w:cs="B Nazanin"/>
                <w:lang w:bidi="fa-IR"/>
              </w:rPr>
              <m:t>50</m:t>
            </m:r>
          </m:e>
        </m:d>
      </m:oMath>
      <w:r w:rsidRPr="00307ED9">
        <w:rPr>
          <w:rFonts w:cs="B Nazanin"/>
          <w:lang w:bidi="fa-IR"/>
        </w:rPr>
        <w:t> </w:t>
      </w:r>
      <w:r w:rsidRPr="00307ED9">
        <w:rPr>
          <w:rFonts w:cs="B Nazanin"/>
          <w:rtl/>
        </w:rPr>
        <w:t>بسیار بیشتر از ورودی</w:t>
      </w:r>
      <w:r w:rsidRPr="00307ED9">
        <w:rPr>
          <w:rFonts w:ascii="Cambria" w:hAnsi="Cambria" w:cs="Cambria" w:hint="cs"/>
          <w:rtl/>
        </w:rPr>
        <w:t> </w:t>
      </w:r>
      <m:oMath>
        <m:d>
          <m:dPr>
            <m:ctrlPr>
              <w:rPr>
                <w:rFonts w:ascii="Cambria Math" w:hAnsi="Cambria Math" w:cs="B Nazanin"/>
                <w:lang w:bidi="fa-IR"/>
              </w:rPr>
            </m:ctrlPr>
          </m:dPr>
          <m:e>
            <m:r>
              <w:rPr>
                <w:rFonts w:ascii="Cambria Math" w:hAnsi="Cambria Math" w:cs="B Nazanin"/>
                <w:lang w:bidi="fa-IR"/>
              </w:rPr>
              <m:t>10</m:t>
            </m:r>
          </m:e>
        </m:d>
      </m:oMath>
      <w:r w:rsidRPr="00307ED9">
        <w:rPr>
          <w:rFonts w:cs="B Nazanin"/>
          <w:lang w:bidi="fa-IR"/>
        </w:rPr>
        <w:t> </w:t>
      </w:r>
      <w:r w:rsidRPr="00307ED9">
        <w:rPr>
          <w:rFonts w:cs="B Nazanin"/>
          <w:rtl/>
        </w:rPr>
        <w:t xml:space="preserve">است و آب اصلاً در مخزن جمع نمی‌شود (فقط </w:t>
      </w:r>
      <w:r w:rsidRPr="00307ED9">
        <w:rPr>
          <w:rFonts w:cs="B Nazanin"/>
          <w:rtl/>
          <w:lang w:bidi="fa-IR"/>
        </w:rPr>
        <w:t>۴</w:t>
      </w:r>
      <w:r w:rsidRPr="00307ED9">
        <w:rPr>
          <w:rFonts w:cs="B Nazanin"/>
          <w:rtl/>
        </w:rPr>
        <w:t xml:space="preserve"> سانتی‌متر بالا می‌آید)</w:t>
      </w:r>
      <w:r w:rsidRPr="00307ED9">
        <w:rPr>
          <w:rFonts w:cs="B Nazanin"/>
          <w:lang w:bidi="fa-IR"/>
        </w:rPr>
        <w:t>.</w:t>
      </w:r>
    </w:p>
    <w:p w14:paraId="7E2748FE" w14:textId="77777777" w:rsidR="00077142" w:rsidRPr="00307ED9" w:rsidRDefault="00077142" w:rsidP="00AA5199">
      <w:pPr>
        <w:bidi/>
        <w:rPr>
          <w:rFonts w:cs="B Nazanin"/>
          <w:lang w:bidi="fa-IR"/>
        </w:rPr>
      </w:pPr>
      <w:r w:rsidRPr="00307ED9">
        <w:rPr>
          <w:rFonts w:cs="B Nazanin"/>
          <w:b/>
          <w:bCs/>
          <w:rtl/>
        </w:rPr>
        <w:lastRenderedPageBreak/>
        <w:t>راه‌حل صحیح (اصلاح مدل)</w:t>
      </w:r>
      <w:r w:rsidRPr="00307ED9">
        <w:rPr>
          <w:rFonts w:cs="B Nazanin"/>
          <w:b/>
          <w:bCs/>
          <w:lang w:bidi="fa-IR"/>
        </w:rPr>
        <w:t>:</w:t>
      </w:r>
      <w:r w:rsidRPr="00307ED9">
        <w:rPr>
          <w:rFonts w:cs="B Nazanin"/>
          <w:lang w:bidi="fa-IR"/>
        </w:rPr>
        <w:br/>
      </w:r>
      <w:r w:rsidRPr="00307ED9">
        <w:rPr>
          <w:rFonts w:cs="B Nazanin"/>
          <w:rtl/>
        </w:rPr>
        <w:t xml:space="preserve">برای اینکه مخزن بتواند تا </w:t>
      </w:r>
      <w:r w:rsidRPr="00307ED9">
        <w:rPr>
          <w:rFonts w:cs="B Nazanin"/>
          <w:rtl/>
          <w:lang w:bidi="fa-IR"/>
        </w:rPr>
        <w:t>۱۰</w:t>
      </w:r>
      <w:r w:rsidRPr="00307ED9">
        <w:rPr>
          <w:rFonts w:cs="B Nazanin"/>
          <w:rtl/>
        </w:rPr>
        <w:t xml:space="preserve"> متر بالا بیاید، باید پارامترهای فیزیکی مدل را منطقی‌تر کنیم (احتمالاً عدد </w:t>
      </w:r>
      <w:r w:rsidRPr="00307ED9">
        <w:rPr>
          <w:rFonts w:cs="B Nazanin"/>
          <w:rtl/>
          <w:lang w:bidi="fa-IR"/>
        </w:rPr>
        <w:t>۵۰</w:t>
      </w:r>
      <w:r w:rsidRPr="00307ED9">
        <w:rPr>
          <w:rFonts w:cs="B Nazanin"/>
          <w:rtl/>
        </w:rPr>
        <w:t xml:space="preserve"> برای ضریب خروجی مربوط به یک شرایط خاص بوده یا باید اصلاح شود)</w:t>
      </w:r>
      <w:r w:rsidRPr="00307ED9">
        <w:rPr>
          <w:rFonts w:cs="B Nazanin"/>
          <w:lang w:bidi="fa-IR"/>
        </w:rPr>
        <w:t>.</w:t>
      </w:r>
    </w:p>
    <w:p w14:paraId="44283DA5" w14:textId="5285F1D8" w:rsidR="00077142" w:rsidRPr="00307ED9" w:rsidRDefault="00077142" w:rsidP="00AA5199">
      <w:pPr>
        <w:bidi/>
        <w:rPr>
          <w:rFonts w:cs="B Nazanin"/>
          <w:lang w:bidi="fa-IR"/>
        </w:rPr>
      </w:pPr>
      <w:r w:rsidRPr="00307ED9">
        <w:rPr>
          <w:rFonts w:cs="B Nazanin"/>
          <w:rtl/>
        </w:rPr>
        <w:t>برای اینکه مخزن در حالت شیر باز کامل</w:t>
      </w:r>
      <w:r w:rsidRPr="00307ED9">
        <w:rPr>
          <w:rFonts w:ascii="Cambria" w:hAnsi="Cambria" w:cs="Cambria" w:hint="cs"/>
          <w:rtl/>
        </w:rPr>
        <w:t> </w:t>
      </w:r>
      <m:oMath>
        <m:d>
          <m:dPr>
            <m:sepChr m:val="="/>
            <m:ctrlPr>
              <w:rPr>
                <w:rFonts w:ascii="Cambria Math" w:hAnsi="Cambria Math" w:cs="B Nazanin"/>
                <w:lang w:bidi="fa-IR"/>
              </w:rPr>
            </m:ctrlPr>
          </m:dPr>
          <m:e>
            <m:r>
              <w:rPr>
                <w:rFonts w:ascii="Cambria Math" w:hAnsi="Cambria Math" w:cs="B Nazanin"/>
                <w:lang w:bidi="fa-IR"/>
              </w:rPr>
              <m:t>u</m:t>
            </m:r>
          </m:e>
          <m:e>
            <m:r>
              <w:rPr>
                <w:rFonts w:ascii="Cambria Math" w:hAnsi="Cambria Math" w:cs="B Nazanin"/>
                <w:lang w:bidi="fa-IR"/>
              </w:rPr>
              <m:t>1</m:t>
            </m:r>
          </m:e>
        </m:d>
      </m:oMath>
      <w:r w:rsidRPr="00307ED9">
        <w:rPr>
          <w:rFonts w:cs="B Nazanin"/>
          <w:lang w:bidi="fa-IR"/>
        </w:rPr>
        <w:t> </w:t>
      </w:r>
      <w:r w:rsidRPr="00307ED9">
        <w:rPr>
          <w:rFonts w:cs="B Nazanin"/>
          <w:rtl/>
        </w:rPr>
        <w:t xml:space="preserve">بتواند به ارتفاع </w:t>
      </w:r>
      <w:r w:rsidRPr="00307ED9">
        <w:rPr>
          <w:rFonts w:cs="B Nazanin"/>
          <w:rtl/>
          <w:lang w:bidi="fa-IR"/>
        </w:rPr>
        <w:t>۱۰</w:t>
      </w:r>
      <w:r w:rsidRPr="00307ED9">
        <w:rPr>
          <w:rFonts w:cs="B Nazanin"/>
          <w:rtl/>
        </w:rPr>
        <w:t xml:space="preserve"> متر برسد، باید ضریب خروجی</w:t>
      </w:r>
      <w:r w:rsidRPr="00307ED9">
        <w:rPr>
          <w:rFonts w:ascii="Cambria" w:hAnsi="Cambria" w:cs="Cambria" w:hint="cs"/>
          <w:rtl/>
        </w:rPr>
        <w:t> </w:t>
      </w:r>
      <m:oMath>
        <m:d>
          <m:dPr>
            <m:ctrlPr>
              <w:rPr>
                <w:rFonts w:ascii="Cambria Math" w:hAnsi="Cambria Math" w:cs="B Nazanin"/>
                <w:lang w:bidi="fa-IR"/>
              </w:rPr>
            </m:ctrlPr>
          </m:dPr>
          <m:e>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e>
        </m:d>
      </m:oMath>
      <w:r w:rsidRPr="00307ED9">
        <w:rPr>
          <w:rFonts w:cs="B Nazanin"/>
          <w:lang w:bidi="fa-IR"/>
        </w:rPr>
        <w:t> </w:t>
      </w:r>
      <w:r w:rsidRPr="00307ED9">
        <w:rPr>
          <w:rFonts w:cs="B Nazanin"/>
          <w:rtl/>
        </w:rPr>
        <w:t>را کاهش دهیم. بیایید مقدار مناسب را محاسبه کنیم</w:t>
      </w:r>
      <w:r w:rsidRPr="00307ED9">
        <w:rPr>
          <w:rFonts w:cs="B Nazanin"/>
          <w:lang w:bidi="fa-IR"/>
        </w:rPr>
        <w:t>:</w:t>
      </w:r>
    </w:p>
    <w:p w14:paraId="56D1C911" w14:textId="77777777" w:rsidR="00077142" w:rsidRPr="00307ED9" w:rsidRDefault="00077142" w:rsidP="00AA5199">
      <w:pPr>
        <w:bidi/>
        <w:rPr>
          <w:rFonts w:cs="B Nazanin"/>
          <w:lang w:bidi="fa-IR"/>
        </w:rPr>
      </w:pPr>
      <w:r w:rsidRPr="00307ED9">
        <w:rPr>
          <w:rFonts w:cs="B Nazanin"/>
          <w:rtl/>
        </w:rPr>
        <w:t xml:space="preserve">می‌خواهیم در ارتفاع </w:t>
      </w:r>
      <w:r w:rsidRPr="00307ED9">
        <w:rPr>
          <w:rFonts w:cs="B Nazanin"/>
          <w:rtl/>
          <w:lang w:bidi="fa-IR"/>
        </w:rPr>
        <w:t>۱۰</w:t>
      </w:r>
      <w:r w:rsidRPr="00307ED9">
        <w:rPr>
          <w:rFonts w:cs="B Nazanin"/>
          <w:rtl/>
        </w:rPr>
        <w:t xml:space="preserve"> متر، ورودی و خروجی برابر شوند</w:t>
      </w:r>
      <w:r w:rsidRPr="00307ED9">
        <w:rPr>
          <w:rFonts w:cs="B Nazanin"/>
          <w:lang w:bidi="fa-IR"/>
        </w:rPr>
        <w:t>:</w:t>
      </w:r>
    </w:p>
    <w:p w14:paraId="4906131F" w14:textId="77777777" w:rsidR="00AA5199" w:rsidRPr="00AA5199" w:rsidRDefault="00000000" w:rsidP="00AA5199">
      <w:pPr>
        <w:bidi/>
        <w:ind w:firstLine="720"/>
        <w:rPr>
          <w:rFonts w:eastAsiaTheme="minorEastAsia" w:cs="B Nazanin"/>
          <w:rtl/>
          <w:lang w:bidi="fa-IR"/>
        </w:rPr>
      </w:pPr>
      <m:oMathPara>
        <m:oMath>
          <m:sSub>
            <m:sSubPr>
              <m:ctrlPr>
                <w:rPr>
                  <w:rFonts w:ascii="Cambria Math" w:hAnsi="Cambria Math" w:cs="B Nazanin"/>
                  <w:lang w:bidi="fa-IR"/>
                </w:rPr>
              </m:ctrlPr>
            </m:sSubPr>
            <m:e>
              <m:r>
                <w:rPr>
                  <w:rFonts w:ascii="Cambria Math" w:hAnsi="Cambria Math" w:cs="B Nazanin"/>
                  <w:lang w:bidi="fa-IR"/>
                </w:rPr>
                <m:t>Q</m:t>
              </m:r>
            </m:e>
            <m:sub>
              <m:r>
                <w:rPr>
                  <w:rFonts w:ascii="Cambria Math" w:hAnsi="Cambria Math" w:cs="B Nazanin"/>
                  <w:lang w:bidi="fa-IR"/>
                </w:rPr>
                <m:t>in</m:t>
              </m:r>
            </m:sub>
          </m:sSub>
          <m:r>
            <w:rPr>
              <w:rFonts w:ascii="Cambria Math" w:hAnsi="Cambria Math" w:cs="B Nazanin"/>
              <w:lang w:bidi="fa-IR"/>
            </w:rPr>
            <m:t>=</m:t>
          </m:r>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ad>
            <m:radPr>
              <m:degHide m:val="1"/>
              <m:ctrlPr>
                <w:rPr>
                  <w:rFonts w:ascii="Cambria Math" w:hAnsi="Cambria Math" w:cs="B Nazanin"/>
                  <w:lang w:bidi="fa-IR"/>
                </w:rPr>
              </m:ctrlPr>
            </m:radPr>
            <m:deg/>
            <m:e>
              <m:r>
                <w:rPr>
                  <w:rFonts w:ascii="Cambria Math" w:hAnsi="Cambria Math" w:cs="B Nazanin"/>
                  <w:lang w:bidi="fa-IR"/>
                </w:rPr>
                <m:t>H</m:t>
              </m:r>
            </m:e>
          </m:rad>
          <m:r>
            <m:rPr>
              <m:sty m:val="p"/>
            </m:rPr>
            <w:rPr>
              <w:rFonts w:ascii="Cambria Math" w:hAnsi="Cambria Math" w:cs="B Nazanin"/>
              <w:lang w:bidi="fa-IR"/>
            </w:rPr>
            <w:br/>
          </m:r>
        </m:oMath>
        <m:oMath>
          <m:r>
            <w:rPr>
              <w:rFonts w:ascii="Cambria Math" w:hAnsi="Cambria Math" w:cs="B Nazanin"/>
              <w:lang w:bidi="fa-IR"/>
            </w:rPr>
            <m:t>10=</m:t>
          </m:r>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
            <w:rPr>
              <w:rFonts w:ascii="Cambria Math" w:hAnsi="Cambria Math" w:cs="B Nazanin"/>
              <w:lang w:bidi="fa-IR"/>
            </w:rPr>
            <m:t>×</m:t>
          </m:r>
          <m:rad>
            <m:radPr>
              <m:degHide m:val="1"/>
              <m:ctrlPr>
                <w:rPr>
                  <w:rFonts w:ascii="Cambria Math" w:hAnsi="Cambria Math" w:cs="B Nazanin"/>
                  <w:lang w:bidi="fa-IR"/>
                </w:rPr>
              </m:ctrlPr>
            </m:radPr>
            <m:deg/>
            <m:e>
              <m:r>
                <w:rPr>
                  <w:rFonts w:ascii="Cambria Math" w:hAnsi="Cambria Math" w:cs="B Nazanin"/>
                  <w:lang w:bidi="fa-IR"/>
                </w:rPr>
                <m:t>10</m:t>
              </m:r>
            </m:e>
          </m:rad>
          <m:r>
            <m:rPr>
              <m:sty m:val="p"/>
            </m:rPr>
            <w:rPr>
              <w:rFonts w:ascii="Cambria Math" w:hAnsi="Cambria Math" w:cs="B Nazanin"/>
              <w:lang w:bidi="fa-IR"/>
            </w:rPr>
            <w:br/>
          </m:r>
        </m:oMath>
        <m:oMath>
          <m:r>
            <w:rPr>
              <w:rFonts w:ascii="Cambria Math" w:hAnsi="Cambria Math" w:cs="B Nazanin"/>
              <w:lang w:bidi="fa-IR"/>
            </w:rPr>
            <m:t>10=</m:t>
          </m:r>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
            <w:rPr>
              <w:rFonts w:ascii="Cambria Math" w:hAnsi="Cambria Math" w:cs="B Nazanin"/>
              <w:lang w:bidi="fa-IR"/>
            </w:rPr>
            <m:t>×3.16</m:t>
          </m:r>
          <m:r>
            <m:rPr>
              <m:sty m:val="p"/>
            </m:rPr>
            <w:rPr>
              <w:rFonts w:ascii="Cambria Math" w:hAnsi="Cambria Math" w:cs="B Nazanin"/>
              <w:lang w:bidi="fa-IR"/>
            </w:rPr>
            <w:br/>
          </m:r>
        </m:oMath>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
            <w:rPr>
              <w:rFonts w:ascii="Cambria Math" w:hAnsi="Cambria Math" w:cs="B Nazanin"/>
              <w:lang w:bidi="fa-IR"/>
            </w:rPr>
            <m:t>≈3.16</m:t>
          </m:r>
        </m:oMath>
      </m:oMathPara>
    </w:p>
    <w:p w14:paraId="274B58D5" w14:textId="315C9D2A" w:rsidR="0065525C" w:rsidRPr="00307ED9" w:rsidRDefault="00AA5199" w:rsidP="00AA5199">
      <w:pPr>
        <w:bidi/>
        <w:ind w:firstLine="720"/>
        <w:rPr>
          <w:rFonts w:cs="B Nazanin"/>
          <w:noProof/>
        </w:rPr>
      </w:pPr>
      <m:oMathPara>
        <m:oMath>
          <m:r>
            <m:rPr>
              <m:sty m:val="p"/>
            </m:rPr>
            <w:rPr>
              <w:rFonts w:ascii="Cambria Math" w:hAnsi="Cambria Math" w:cs="B Nazanin"/>
              <w:noProof/>
            </w:rPr>
            <w:lastRenderedPageBreak/>
            <w:drawing>
              <wp:inline distT="0" distB="0" distL="0" distR="0" wp14:anchorId="5BD53080" wp14:editId="1E44F44A">
                <wp:extent cx="5943600" cy="1734185"/>
                <wp:effectExtent l="0" t="0" r="0" b="0"/>
                <wp:docPr id="99326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60819" name=""/>
                        <pic:cNvPicPr/>
                      </pic:nvPicPr>
                      <pic:blipFill>
                        <a:blip r:embed="rId11"/>
                        <a:stretch>
                          <a:fillRect/>
                        </a:stretch>
                      </pic:blipFill>
                      <pic:spPr>
                        <a:xfrm>
                          <a:off x="0" y="0"/>
                          <a:ext cx="5943600" cy="1734185"/>
                        </a:xfrm>
                        <a:prstGeom prst="rect">
                          <a:avLst/>
                        </a:prstGeom>
                      </pic:spPr>
                    </pic:pic>
                  </a:graphicData>
                </a:graphic>
              </wp:inline>
            </w:drawing>
          </m:r>
          <m:r>
            <m:rPr>
              <m:sty m:val="p"/>
            </m:rPr>
            <w:rPr>
              <w:rFonts w:ascii="Cambria Math" w:hAnsi="Cambria Math" w:cs="B Nazanin"/>
              <w:lang w:bidi="fa-IR"/>
            </w:rPr>
            <w:br/>
          </m:r>
        </m:oMath>
      </m:oMathPara>
      <w:r w:rsidR="001C2212" w:rsidRPr="00307ED9">
        <w:rPr>
          <w:rFonts w:cs="B Nazanin"/>
          <w:noProof/>
        </w:rPr>
        <w:drawing>
          <wp:inline distT="0" distB="0" distL="0" distR="0" wp14:anchorId="5B944F09" wp14:editId="63A90042">
            <wp:extent cx="5314950" cy="4781550"/>
            <wp:effectExtent l="0" t="0" r="0" b="0"/>
            <wp:docPr id="73365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53349" name=""/>
                    <pic:cNvPicPr/>
                  </pic:nvPicPr>
                  <pic:blipFill>
                    <a:blip r:embed="rId12"/>
                    <a:stretch>
                      <a:fillRect/>
                    </a:stretch>
                  </pic:blipFill>
                  <pic:spPr>
                    <a:xfrm>
                      <a:off x="0" y="0"/>
                      <a:ext cx="5314950" cy="4781550"/>
                    </a:xfrm>
                    <a:prstGeom prst="rect">
                      <a:avLst/>
                    </a:prstGeom>
                  </pic:spPr>
                </pic:pic>
              </a:graphicData>
            </a:graphic>
          </wp:inline>
        </w:drawing>
      </w:r>
    </w:p>
    <w:p w14:paraId="7E7EF360" w14:textId="69253E0B" w:rsidR="001C2212" w:rsidRPr="00307ED9" w:rsidRDefault="001C2212" w:rsidP="00AA5199">
      <w:pPr>
        <w:bidi/>
        <w:rPr>
          <w:rFonts w:cs="B Nazanin"/>
          <w:lang w:bidi="fa-IR"/>
        </w:rPr>
      </w:pPr>
    </w:p>
    <w:p w14:paraId="674BB0E5" w14:textId="069096B6" w:rsidR="001C2212" w:rsidRPr="00B31C37" w:rsidRDefault="001C2212" w:rsidP="00B31C37">
      <w:pPr>
        <w:pStyle w:val="Heading1"/>
        <w:bidi/>
        <w:rPr>
          <w:b w:val="0"/>
          <w:lang w:bidi="fa-IR"/>
        </w:rPr>
      </w:pPr>
      <w:bookmarkStart w:id="20" w:name="_Toc221807990"/>
      <w:r w:rsidRPr="00B31C37">
        <w:rPr>
          <w:b w:val="0"/>
          <w:rtl/>
        </w:rPr>
        <w:t>خطی‌سازی</w:t>
      </w:r>
      <w:r w:rsidRPr="00B31C37">
        <w:rPr>
          <w:b w:val="0"/>
          <w:lang w:bidi="fa-IR"/>
        </w:rPr>
        <w:t xml:space="preserve"> </w:t>
      </w:r>
      <w:r w:rsidRPr="00B31C37">
        <w:rPr>
          <w:lang w:bidi="fa-IR"/>
        </w:rPr>
        <w:t xml:space="preserve">(Linearization) </w:t>
      </w:r>
      <w:r w:rsidRPr="00B31C37">
        <w:rPr>
          <w:b w:val="0"/>
          <w:rtl/>
        </w:rPr>
        <w:t>و استخراج تابع تبدیل</w:t>
      </w:r>
      <w:bookmarkEnd w:id="20"/>
    </w:p>
    <w:p w14:paraId="5DCE2751" w14:textId="54CA21DB" w:rsidR="001C2212" w:rsidRPr="00307ED9" w:rsidRDefault="001C2212" w:rsidP="00AA5199">
      <w:pPr>
        <w:bidi/>
        <w:rPr>
          <w:rFonts w:cs="B Nazanin"/>
          <w:lang w:bidi="fa-IR"/>
        </w:rPr>
      </w:pPr>
      <w:r w:rsidRPr="00307ED9">
        <w:rPr>
          <w:rFonts w:cs="B Nazanin"/>
          <w:rtl/>
        </w:rPr>
        <w:t>حالا می‌خواهیم آن معادله غیرخطی را که در سیمولینک ساختی</w:t>
      </w:r>
      <w:r w:rsidR="00AA5199">
        <w:rPr>
          <w:rFonts w:cs="B Nazanin" w:hint="cs"/>
          <w:rtl/>
        </w:rPr>
        <w:t>م</w:t>
      </w:r>
      <w:r w:rsidRPr="00307ED9">
        <w:rPr>
          <w:rFonts w:cs="B Nazanin"/>
          <w:rtl/>
        </w:rPr>
        <w:t>، تبدیل کنیم به یک فرمول ساده خطی (تابع تبدیل) تا بتوانیم روی کاغذ تحلیلش کنیم</w:t>
      </w:r>
      <w:r w:rsidRPr="00307ED9">
        <w:rPr>
          <w:rFonts w:cs="B Nazanin"/>
          <w:lang w:bidi="fa-IR"/>
        </w:rPr>
        <w:t>.</w:t>
      </w:r>
    </w:p>
    <w:p w14:paraId="48C73E5E" w14:textId="4BCFCB1F" w:rsidR="001C2212" w:rsidRPr="00307ED9" w:rsidRDefault="001C2212" w:rsidP="00B31C37">
      <w:pPr>
        <w:pStyle w:val="Heading2"/>
        <w:bidi/>
        <w:rPr>
          <w:lang w:bidi="fa-IR"/>
        </w:rPr>
      </w:pPr>
      <w:bookmarkStart w:id="21" w:name="_Toc221807991"/>
      <w:r w:rsidRPr="00B31C37">
        <w:rPr>
          <w:rtl/>
        </w:rPr>
        <w:t>نقطه کار</w:t>
      </w:r>
      <w:r w:rsidRPr="00307ED9">
        <w:rPr>
          <w:lang w:bidi="fa-IR"/>
        </w:rPr>
        <w:t xml:space="preserve"> (Operating Point)</w:t>
      </w:r>
      <w:bookmarkEnd w:id="21"/>
    </w:p>
    <w:p w14:paraId="068290C0" w14:textId="482AE704" w:rsidR="001C2212" w:rsidRPr="00307ED9" w:rsidRDefault="001C2212" w:rsidP="00B05D0D">
      <w:pPr>
        <w:bidi/>
        <w:jc w:val="both"/>
        <w:rPr>
          <w:rFonts w:cs="B Nazanin"/>
          <w:lang w:bidi="fa-IR"/>
        </w:rPr>
      </w:pPr>
      <w:r w:rsidRPr="00307ED9">
        <w:rPr>
          <w:rFonts w:cs="B Nazanin"/>
          <w:rtl/>
        </w:rPr>
        <w:t xml:space="preserve">ما می‌خواهیم مخزن را روی ارتفاع </w:t>
      </w:r>
      <w:r w:rsidRPr="00307ED9">
        <w:rPr>
          <w:rFonts w:cs="B Nazanin"/>
          <w:rtl/>
          <w:lang w:bidi="fa-IR"/>
        </w:rPr>
        <w:t>۱۰</w:t>
      </w:r>
      <w:r w:rsidRPr="00307ED9">
        <w:rPr>
          <w:rFonts w:cs="B Nazanin"/>
          <w:rtl/>
        </w:rPr>
        <w:t xml:space="preserve"> متر تنظیم کنیم. پس نقطه کار ما اینجاست</w:t>
      </w:r>
      <w:r w:rsidRPr="00307ED9">
        <w:rPr>
          <w:rFonts w:cs="B Nazanin"/>
          <w:lang w:bidi="fa-IR"/>
        </w:rPr>
        <w:t>:</w:t>
      </w:r>
      <w:r w:rsidR="00B05D0D">
        <w:rPr>
          <w:rFonts w:cs="B Nazanin" w:hint="cs"/>
          <w:rtl/>
          <w:lang w:bidi="fa-IR"/>
        </w:rPr>
        <w:t xml:space="preserve"> </w:t>
      </w:r>
      <w:r w:rsidRPr="00307ED9">
        <w:rPr>
          <w:rFonts w:cs="B Nazanin"/>
          <w:rtl/>
        </w:rPr>
        <w:t>ارتفاع تعادل</w:t>
      </w:r>
      <w:r w:rsidRPr="00307ED9">
        <w:rPr>
          <w:rFonts w:cs="B Nazanin"/>
          <w:lang w:bidi="fa-IR"/>
        </w:rPr>
        <w:t> </w:t>
      </w:r>
      <m:oMath>
        <m:sSub>
          <m:sSubPr>
            <m:ctrlPr>
              <w:rPr>
                <w:rFonts w:ascii="Cambria Math" w:hAnsi="Cambria Math" w:cs="B Nazanin"/>
                <w:lang w:bidi="fa-IR"/>
              </w:rPr>
            </m:ctrlPr>
          </m:sSubPr>
          <m:e>
            <m:r>
              <w:rPr>
                <w:rFonts w:ascii="Cambria Math" w:hAnsi="Cambria Math" w:cs="B Nazanin"/>
                <w:lang w:bidi="fa-IR"/>
              </w:rPr>
              <m:t>h</m:t>
            </m:r>
          </m:e>
          <m:sub>
            <m:r>
              <w:rPr>
                <w:rFonts w:ascii="Cambria Math" w:hAnsi="Cambria Math" w:cs="B Nazanin"/>
                <w:lang w:bidi="fa-IR"/>
              </w:rPr>
              <m:t>0</m:t>
            </m:r>
          </m:sub>
        </m:sSub>
        <m:r>
          <w:rPr>
            <w:rFonts w:ascii="Cambria Math" w:hAnsi="Cambria Math" w:cs="B Nazanin"/>
            <w:lang w:bidi="fa-IR"/>
          </w:rPr>
          <m:t xml:space="preserve">=10m </m:t>
        </m:r>
      </m:oMath>
      <w:r w:rsidR="00AA5199">
        <w:rPr>
          <w:rFonts w:eastAsiaTheme="minorEastAsia" w:cs="B Nazanin" w:hint="cs"/>
          <w:rtl/>
          <w:lang w:bidi="fa-IR"/>
        </w:rPr>
        <w:t xml:space="preserve">و </w:t>
      </w:r>
      <w:r w:rsidRPr="00307ED9">
        <w:rPr>
          <w:rFonts w:cs="B Nazanin"/>
          <w:rtl/>
        </w:rPr>
        <w:t>ورودی تعادل</w:t>
      </w:r>
      <w:r w:rsidRPr="00307ED9">
        <w:rPr>
          <w:rFonts w:cs="B Nazanin"/>
          <w:lang w:bidi="fa-IR"/>
        </w:rPr>
        <w:t> </w:t>
      </w:r>
      <m:oMath>
        <m:sSub>
          <m:sSubPr>
            <m:ctrlPr>
              <w:rPr>
                <w:rFonts w:ascii="Cambria Math" w:hAnsi="Cambria Math" w:cs="B Nazanin"/>
                <w:lang w:bidi="fa-IR"/>
              </w:rPr>
            </m:ctrlPr>
          </m:sSubPr>
          <m:e>
            <m:r>
              <w:rPr>
                <w:rFonts w:ascii="Cambria Math" w:hAnsi="Cambria Math" w:cs="B Nazanin"/>
                <w:lang w:bidi="fa-IR"/>
              </w:rPr>
              <m:t>u</m:t>
            </m:r>
          </m:e>
          <m:sub>
            <m:r>
              <w:rPr>
                <w:rFonts w:ascii="Cambria Math" w:hAnsi="Cambria Math" w:cs="B Nazanin"/>
                <w:lang w:bidi="fa-IR"/>
              </w:rPr>
              <m:t>0</m:t>
            </m:r>
          </m:sub>
        </m:sSub>
      </m:oMath>
      <w:r w:rsidRPr="00307ED9">
        <w:rPr>
          <w:rFonts w:cs="B Nazanin"/>
          <w:lang w:bidi="fa-IR"/>
        </w:rPr>
        <w:t> </w:t>
      </w:r>
      <w:r w:rsidRPr="00307ED9">
        <w:rPr>
          <w:rFonts w:cs="B Nazanin"/>
          <w:rtl/>
        </w:rPr>
        <w:t xml:space="preserve">باید محاسبه کنیم که شیر چقدر باز باشد تا ارتفاع </w:t>
      </w:r>
      <w:r w:rsidRPr="00307ED9">
        <w:rPr>
          <w:rFonts w:cs="B Nazanin"/>
          <w:rtl/>
          <w:lang w:bidi="fa-IR"/>
        </w:rPr>
        <w:t>۱۰</w:t>
      </w:r>
      <w:r w:rsidRPr="00307ED9">
        <w:rPr>
          <w:rFonts w:cs="B Nazanin"/>
          <w:rtl/>
        </w:rPr>
        <w:t xml:space="preserve"> بماند</w:t>
      </w:r>
      <w:r w:rsidR="00AA5199">
        <w:rPr>
          <w:rFonts w:cs="B Nazanin" w:hint="cs"/>
          <w:rtl/>
        </w:rPr>
        <w:t>.</w:t>
      </w:r>
    </w:p>
    <w:p w14:paraId="59F7B824" w14:textId="36556703" w:rsidR="001C2212" w:rsidRDefault="001C2212" w:rsidP="00B05D0D">
      <w:pPr>
        <w:bidi/>
        <w:jc w:val="both"/>
        <w:rPr>
          <w:rFonts w:cs="B Nazanin"/>
          <w:rtl/>
          <w:lang w:bidi="fa-IR"/>
        </w:rPr>
      </w:pPr>
      <w:r w:rsidRPr="00307ED9">
        <w:rPr>
          <w:rFonts w:cs="B Nazanin"/>
          <w:b/>
          <w:bCs/>
          <w:rtl/>
        </w:rPr>
        <w:t>محاسبه</w:t>
      </w:r>
      <w:r w:rsidRPr="00307ED9">
        <w:rPr>
          <w:rFonts w:ascii="Cambria" w:hAnsi="Cambria" w:cs="Cambria" w:hint="cs"/>
          <w:b/>
          <w:bCs/>
          <w:rtl/>
        </w:rPr>
        <w:t> </w:t>
      </w:r>
      <m:oMath>
        <m:sSub>
          <m:sSubPr>
            <m:ctrlPr>
              <w:rPr>
                <w:rFonts w:ascii="Cambria Math" w:hAnsi="Cambria Math" w:cs="B Nazanin"/>
                <w:lang w:bidi="fa-IR"/>
              </w:rPr>
            </m:ctrlPr>
          </m:sSubPr>
          <m:e>
            <m:r>
              <w:rPr>
                <w:rFonts w:ascii="Cambria Math" w:hAnsi="Cambria Math" w:cs="B Nazanin"/>
                <w:lang w:bidi="fa-IR"/>
              </w:rPr>
              <m:t>u</m:t>
            </m:r>
          </m:e>
          <m:sub>
            <m:r>
              <w:rPr>
                <w:rFonts w:ascii="Cambria Math" w:hAnsi="Cambria Math" w:cs="B Nazanin"/>
                <w:lang w:bidi="fa-IR"/>
              </w:rPr>
              <m:t>0</m:t>
            </m:r>
          </m:sub>
        </m:sSub>
      </m:oMath>
      <w:r w:rsidRPr="00307ED9">
        <w:rPr>
          <w:rFonts w:cs="B Nazanin"/>
          <w:b/>
          <w:bCs/>
          <w:lang w:bidi="fa-IR"/>
        </w:rPr>
        <w:t>:</w:t>
      </w:r>
      <w:r w:rsidR="00B05D0D">
        <w:rPr>
          <w:rFonts w:cs="B Nazanin" w:hint="cs"/>
          <w:rtl/>
          <w:lang w:bidi="fa-IR"/>
        </w:rPr>
        <w:t xml:space="preserve"> </w:t>
      </w:r>
      <w:r w:rsidRPr="00307ED9">
        <w:rPr>
          <w:rFonts w:cs="B Nazanin"/>
          <w:rtl/>
        </w:rPr>
        <w:t>در حالت تعادل، تغییرات ارتفاع صفر است</w:t>
      </w:r>
      <w:r w:rsidRPr="00307ED9">
        <w:rPr>
          <w:rFonts w:cs="B Nazanin"/>
          <w:lang w:bidi="fa-IR"/>
        </w:rPr>
        <w:t xml:space="preserve"> (</w:t>
      </w:r>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=0</m:t>
        </m:r>
      </m:oMath>
      <w:r w:rsidRPr="00307ED9">
        <w:rPr>
          <w:rFonts w:cs="B Nazanin"/>
          <w:lang w:bidi="fa-IR"/>
        </w:rPr>
        <w:t xml:space="preserve">). </w:t>
      </w:r>
      <w:r w:rsidRPr="00307ED9">
        <w:rPr>
          <w:rFonts w:cs="B Nazanin"/>
          <w:rtl/>
        </w:rPr>
        <w:t>پس طبق معادله دینامیکی که داشتیم</w:t>
      </w:r>
      <w:r w:rsidRPr="00307ED9">
        <w:rPr>
          <w:rFonts w:cs="B Nazanin"/>
          <w:lang w:bidi="fa-IR"/>
        </w:rPr>
        <w:t>:</w:t>
      </w:r>
    </w:p>
    <w:p w14:paraId="055DA38D" w14:textId="77777777" w:rsidR="00B05D0D" w:rsidRPr="00307ED9" w:rsidRDefault="00B05D0D" w:rsidP="00B05D0D">
      <w:pPr>
        <w:bidi/>
        <w:jc w:val="both"/>
        <w:rPr>
          <w:rFonts w:cs="B Nazanin"/>
          <w:lang w:bidi="fa-IR"/>
        </w:rPr>
      </w:pPr>
    </w:p>
    <w:p w14:paraId="0F60253B" w14:textId="24C4963E" w:rsidR="001C2212" w:rsidRPr="00307ED9" w:rsidRDefault="00000000" w:rsidP="001C2212">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=0.1u-0.5</m:t>
          </m:r>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=0</m:t>
          </m:r>
          <m:r>
            <m:rPr>
              <m:sty m:val="p"/>
            </m:rPr>
            <w:rPr>
              <w:rFonts w:ascii="Cambria Math" w:hAnsi="Cambria Math" w:cs="B Nazanin"/>
              <w:lang w:bidi="fa-IR"/>
            </w:rPr>
            <w:br/>
          </m:r>
        </m:oMath>
        <m:oMath>
          <m:r>
            <w:rPr>
              <w:rFonts w:ascii="Cambria Math" w:hAnsi="Cambria Math" w:cs="B Nazanin"/>
              <w:lang w:bidi="fa-IR"/>
            </w:rPr>
            <m:t>0.1</m:t>
          </m:r>
          <m:sSub>
            <m:sSubPr>
              <m:ctrlPr>
                <w:rPr>
                  <w:rFonts w:ascii="Cambria Math" w:hAnsi="Cambria Math" w:cs="B Nazanin"/>
                  <w:lang w:bidi="fa-IR"/>
                </w:rPr>
              </m:ctrlPr>
            </m:sSubPr>
            <m:e>
              <m:r>
                <w:rPr>
                  <w:rFonts w:ascii="Cambria Math" w:hAnsi="Cambria Math" w:cs="B Nazanin"/>
                  <w:lang w:bidi="fa-IR"/>
                </w:rPr>
                <m:t>u</m:t>
              </m:r>
            </m:e>
            <m:sub>
              <m:r>
                <w:rPr>
                  <w:rFonts w:ascii="Cambria Math" w:hAnsi="Cambria Math" w:cs="B Nazanin"/>
                  <w:lang w:bidi="fa-IR"/>
                </w:rPr>
                <m:t>0</m:t>
              </m:r>
            </m:sub>
          </m:sSub>
          <m:r>
            <w:rPr>
              <w:rFonts w:ascii="Cambria Math" w:hAnsi="Cambria Math" w:cs="B Nazanin"/>
              <w:lang w:bidi="fa-IR"/>
            </w:rPr>
            <m:t>=0.5</m:t>
          </m:r>
          <m:rad>
            <m:radPr>
              <m:degHide m:val="1"/>
              <m:ctrlPr>
                <w:rPr>
                  <w:rFonts w:ascii="Cambria Math" w:hAnsi="Cambria Math" w:cs="B Nazanin"/>
                  <w:lang w:bidi="fa-IR"/>
                </w:rPr>
              </m:ctrlPr>
            </m:radPr>
            <m:deg/>
            <m:e>
              <m:r>
                <w:rPr>
                  <w:rFonts w:ascii="Cambria Math" w:hAnsi="Cambria Math" w:cs="B Nazanin"/>
                  <w:lang w:bidi="fa-IR"/>
                </w:rPr>
                <m:t>10</m:t>
              </m:r>
            </m:e>
          </m:rad>
          <m:r>
            <w:rPr>
              <w:rFonts w:ascii="Cambria Math" w:hAnsi="Cambria Math" w:cs="B Nazanin"/>
              <w:lang w:bidi="fa-IR"/>
            </w:rPr>
            <m:t>=0.5×3.162=1.581</m:t>
          </m:r>
          <m:r>
            <m:rPr>
              <m:sty m:val="p"/>
            </m:rPr>
            <w:rPr>
              <w:rFonts w:ascii="Cambria Math" w:hAnsi="Cambria Math" w:cs="B Nazanin"/>
              <w:lang w:bidi="fa-IR"/>
            </w:rPr>
            <w:br/>
          </m:r>
        </m:oMath>
        <m:oMath>
          <m:sSub>
            <m:sSubPr>
              <m:ctrlPr>
                <w:rPr>
                  <w:rFonts w:ascii="Cambria Math" w:hAnsi="Cambria Math" w:cs="B Nazanin"/>
                  <w:lang w:bidi="fa-IR"/>
                </w:rPr>
              </m:ctrlPr>
            </m:sSubPr>
            <m:e>
              <m:r>
                <w:rPr>
                  <w:rFonts w:ascii="Cambria Math" w:hAnsi="Cambria Math" w:cs="B Nazanin"/>
                  <w:lang w:bidi="fa-IR"/>
                </w:rPr>
                <m:t>u</m:t>
              </m:r>
            </m:e>
            <m:sub>
              <m:r>
                <w:rPr>
                  <w:rFonts w:ascii="Cambria Math" w:hAnsi="Cambria Math" w:cs="B Nazanin"/>
                  <w:lang w:bidi="fa-IR"/>
                </w:rPr>
                <m:t>0</m:t>
              </m:r>
            </m:sub>
          </m:sSub>
          <m:r>
            <w:rPr>
              <w:rFonts w:ascii="Cambria Math" w:hAnsi="Cambria Math" w:cs="B Nazanin"/>
              <w:lang w:bidi="fa-IR"/>
            </w:rPr>
            <m:t>=15.81</m:t>
          </m:r>
          <m:r>
            <m:rPr>
              <m:sty m:val="p"/>
            </m:rPr>
            <w:rPr>
              <w:rFonts w:ascii="Cambria Math" w:hAnsi="Cambria Math" w:cs="B Nazanin"/>
              <w:lang w:bidi="fa-IR"/>
            </w:rPr>
            <w:br/>
          </m:r>
        </m:oMath>
      </m:oMathPara>
    </w:p>
    <w:p w14:paraId="76810E57" w14:textId="6ADE1213" w:rsidR="001C2212" w:rsidRPr="00307ED9" w:rsidRDefault="001C2212" w:rsidP="00AA5199">
      <w:pPr>
        <w:bidi/>
        <w:rPr>
          <w:rFonts w:cs="B Nazanin"/>
          <w:lang w:bidi="fa-IR"/>
        </w:rPr>
      </w:pPr>
      <w:r w:rsidRPr="00307ED9">
        <w:rPr>
          <w:rFonts w:cs="B Nazanin"/>
          <w:rtl/>
        </w:rPr>
        <w:t>با</w:t>
      </w:r>
      <w:r w:rsidRPr="00307ED9">
        <w:rPr>
          <w:rFonts w:ascii="Cambria" w:hAnsi="Cambria" w:cs="Cambria" w:hint="cs"/>
          <w:rtl/>
        </w:rPr>
        <w:t> </w:t>
      </w:r>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out</m:t>
            </m:r>
          </m:sub>
        </m:sSub>
        <m:r>
          <w:rPr>
            <w:rFonts w:ascii="Cambria Math" w:hAnsi="Cambria Math" w:cs="B Nazanin"/>
            <w:lang w:bidi="fa-IR"/>
          </w:rPr>
          <m:t>=3.162</m:t>
        </m:r>
      </m:oMath>
      <w:r w:rsidRPr="00307ED9">
        <w:rPr>
          <w:rFonts w:cs="B Nazanin"/>
          <w:lang w:bidi="fa-IR"/>
        </w:rPr>
        <w:t> </w:t>
      </w:r>
      <w:r w:rsidRPr="00307ED9">
        <w:rPr>
          <w:rFonts w:cs="B Nazanin"/>
          <w:rtl/>
        </w:rPr>
        <w:t>داریم</w:t>
      </w:r>
      <w:r w:rsidRPr="00307ED9">
        <w:rPr>
          <w:rFonts w:cs="B Nazanin"/>
          <w:lang w:bidi="fa-IR"/>
        </w:rPr>
        <w:t>:</w:t>
      </w:r>
    </w:p>
    <w:p w14:paraId="50100B80" w14:textId="79164FFF" w:rsidR="001C2212" w:rsidRPr="00307ED9" w:rsidRDefault="00000000" w:rsidP="001C2212">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=0.1u-0.03162</m:t>
          </m:r>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=0</m:t>
          </m:r>
          <m:r>
            <m:rPr>
              <m:sty m:val="p"/>
            </m:rPr>
            <w:rPr>
              <w:rFonts w:ascii="Cambria Math" w:hAnsi="Cambria Math" w:cs="B Nazanin"/>
              <w:lang w:bidi="fa-IR"/>
            </w:rPr>
            <w:br/>
          </m:r>
        </m:oMath>
        <m:oMath>
          <m:r>
            <w:rPr>
              <w:rFonts w:ascii="Cambria Math" w:hAnsi="Cambria Math" w:cs="B Nazanin"/>
              <w:lang w:bidi="fa-IR"/>
            </w:rPr>
            <m:t>0.1</m:t>
          </m:r>
          <m:sSub>
            <m:sSubPr>
              <m:ctrlPr>
                <w:rPr>
                  <w:rFonts w:ascii="Cambria Math" w:hAnsi="Cambria Math" w:cs="B Nazanin"/>
                  <w:lang w:bidi="fa-IR"/>
                </w:rPr>
              </m:ctrlPr>
            </m:sSubPr>
            <m:e>
              <m:r>
                <w:rPr>
                  <w:rFonts w:ascii="Cambria Math" w:hAnsi="Cambria Math" w:cs="B Nazanin"/>
                  <w:lang w:bidi="fa-IR"/>
                </w:rPr>
                <m:t>u</m:t>
              </m:r>
            </m:e>
            <m:sub>
              <m:r>
                <w:rPr>
                  <w:rFonts w:ascii="Cambria Math" w:hAnsi="Cambria Math" w:cs="B Nazanin"/>
                  <w:lang w:bidi="fa-IR"/>
                </w:rPr>
                <m:t>0</m:t>
              </m:r>
            </m:sub>
          </m:sSub>
          <m:r>
            <w:rPr>
              <w:rFonts w:ascii="Cambria Math" w:hAnsi="Cambria Math" w:cs="B Nazanin"/>
              <w:lang w:bidi="fa-IR"/>
            </w:rPr>
            <m:t>=0.03162×3.162=0.1</m:t>
          </m:r>
          <m:r>
            <m:rPr>
              <m:sty m:val="p"/>
            </m:rPr>
            <w:rPr>
              <w:rFonts w:ascii="Cambria Math" w:hAnsi="Cambria Math" w:cs="B Nazanin"/>
              <w:lang w:bidi="fa-IR"/>
            </w:rPr>
            <w:br/>
          </m:r>
        </m:oMath>
        <m:oMath>
          <m:sSub>
            <m:sSubPr>
              <m:ctrlPr>
                <w:rPr>
                  <w:rFonts w:ascii="Cambria Math" w:hAnsi="Cambria Math" w:cs="B Nazanin"/>
                  <w:lang w:bidi="fa-IR"/>
                </w:rPr>
              </m:ctrlPr>
            </m:sSubPr>
            <m:e>
              <m:r>
                <w:rPr>
                  <w:rFonts w:ascii="Cambria Math" w:hAnsi="Cambria Math" w:cs="B Nazanin"/>
                  <w:lang w:bidi="fa-IR"/>
                </w:rPr>
                <m:t>u</m:t>
              </m:r>
            </m:e>
            <m:sub>
              <m:r>
                <w:rPr>
                  <w:rFonts w:ascii="Cambria Math" w:hAnsi="Cambria Math" w:cs="B Nazanin"/>
                  <w:lang w:bidi="fa-IR"/>
                </w:rPr>
                <m:t>0</m:t>
              </m:r>
            </m:sub>
          </m:sSub>
          <m:r>
            <w:rPr>
              <w:rFonts w:ascii="Cambria Math" w:hAnsi="Cambria Math" w:cs="B Nazanin"/>
              <w:lang w:bidi="fa-IR"/>
            </w:rPr>
            <m:t>=1</m:t>
          </m:r>
          <m:r>
            <m:rPr>
              <m:sty m:val="p"/>
            </m:rPr>
            <w:rPr>
              <w:rFonts w:ascii="Cambria Math" w:hAnsi="Cambria Math" w:cs="B Nazanin"/>
              <w:lang w:bidi="fa-IR"/>
            </w:rPr>
            <w:br/>
          </m:r>
        </m:oMath>
      </m:oMathPara>
    </w:p>
    <w:p w14:paraId="12961CEC" w14:textId="4CFFC582" w:rsidR="001C2212" w:rsidRPr="00307ED9" w:rsidRDefault="001C2212" w:rsidP="00AA5199">
      <w:pPr>
        <w:bidi/>
        <w:rPr>
          <w:rFonts w:cs="B Nazanin"/>
          <w:lang w:bidi="fa-IR"/>
        </w:rPr>
      </w:pPr>
      <w:r w:rsidRPr="00307ED9">
        <w:rPr>
          <w:rFonts w:cs="B Nazanin"/>
          <w:rtl/>
        </w:rPr>
        <w:t>پس نقطه کار ما این است</w:t>
      </w:r>
      <w:r w:rsidR="00AA5199">
        <w:rPr>
          <w:rFonts w:cs="B Nazanin" w:hint="cs"/>
          <w:rtl/>
          <w:lang w:bidi="fa-IR"/>
        </w:rPr>
        <w:t xml:space="preserve">. </w:t>
      </w:r>
      <w:r w:rsidRPr="00307ED9">
        <w:rPr>
          <w:rFonts w:cs="B Nazanin"/>
          <w:b/>
          <w:bCs/>
          <w:rtl/>
        </w:rPr>
        <w:t>شیر ورودی کاملاً باز</w:t>
      </w:r>
      <w:r w:rsidRPr="00307ED9">
        <w:rPr>
          <w:rFonts w:cs="B Nazanin"/>
          <w:b/>
          <w:bCs/>
          <w:lang w:bidi="fa-IR"/>
        </w:rPr>
        <w:t xml:space="preserve"> (</w:t>
      </w:r>
      <m:oMath>
        <m:sSub>
          <m:sSubPr>
            <m:ctrlPr>
              <w:rPr>
                <w:rFonts w:ascii="Cambria Math" w:hAnsi="Cambria Math" w:cs="B Nazanin"/>
                <w:lang w:bidi="fa-IR"/>
              </w:rPr>
            </m:ctrlPr>
          </m:sSubPr>
          <m:e>
            <m:r>
              <w:rPr>
                <w:rFonts w:ascii="Cambria Math" w:hAnsi="Cambria Math" w:cs="B Nazanin"/>
                <w:lang w:bidi="fa-IR"/>
              </w:rPr>
              <m:t>u</m:t>
            </m:r>
          </m:e>
          <m:sub>
            <m:r>
              <w:rPr>
                <w:rFonts w:ascii="Cambria Math" w:hAnsi="Cambria Math" w:cs="B Nazanin"/>
                <w:lang w:bidi="fa-IR"/>
              </w:rPr>
              <m:t>0</m:t>
            </m:r>
          </m:sub>
        </m:sSub>
        <m:r>
          <w:rPr>
            <w:rFonts w:ascii="Cambria Math" w:hAnsi="Cambria Math" w:cs="B Nazanin"/>
            <w:lang w:bidi="fa-IR"/>
          </w:rPr>
          <m:t>=1</m:t>
        </m:r>
      </m:oMath>
      <w:r w:rsidRPr="00307ED9">
        <w:rPr>
          <w:rFonts w:cs="B Nazanin"/>
          <w:b/>
          <w:bCs/>
          <w:lang w:bidi="fa-IR"/>
        </w:rPr>
        <w:t xml:space="preserve">) </w:t>
      </w:r>
      <w:r w:rsidRPr="00307ED9">
        <w:rPr>
          <w:rFonts w:cs="B Nazanin"/>
          <w:b/>
          <w:bCs/>
          <w:rtl/>
        </w:rPr>
        <w:t xml:space="preserve">و ارتفاع روی </w:t>
      </w:r>
      <w:r w:rsidRPr="00307ED9">
        <w:rPr>
          <w:rFonts w:cs="B Nazanin"/>
          <w:b/>
          <w:bCs/>
          <w:rtl/>
          <w:lang w:bidi="fa-IR"/>
        </w:rPr>
        <w:t>۱۰</w:t>
      </w:r>
      <w:r w:rsidRPr="00307ED9">
        <w:rPr>
          <w:rFonts w:cs="B Nazanin"/>
          <w:b/>
          <w:bCs/>
          <w:rtl/>
        </w:rPr>
        <w:t xml:space="preserve"> متر</w:t>
      </w:r>
      <w:r w:rsidRPr="00307ED9">
        <w:rPr>
          <w:rFonts w:cs="B Nazanin"/>
          <w:b/>
          <w:bCs/>
          <w:lang w:bidi="fa-IR"/>
        </w:rPr>
        <w:t xml:space="preserve"> (</w:t>
      </w:r>
      <m:oMath>
        <m:sSub>
          <m:sSubPr>
            <m:ctrlPr>
              <w:rPr>
                <w:rFonts w:ascii="Cambria Math" w:hAnsi="Cambria Math" w:cs="B Nazanin"/>
                <w:lang w:bidi="fa-IR"/>
              </w:rPr>
            </m:ctrlPr>
          </m:sSubPr>
          <m:e>
            <m:r>
              <w:rPr>
                <w:rFonts w:ascii="Cambria Math" w:hAnsi="Cambria Math" w:cs="B Nazanin"/>
                <w:lang w:bidi="fa-IR"/>
              </w:rPr>
              <m:t>h</m:t>
            </m:r>
          </m:e>
          <m:sub>
            <m:r>
              <w:rPr>
                <w:rFonts w:ascii="Cambria Math" w:hAnsi="Cambria Math" w:cs="B Nazanin"/>
                <w:lang w:bidi="fa-IR"/>
              </w:rPr>
              <m:t>0</m:t>
            </m:r>
          </m:sub>
        </m:sSub>
        <m:r>
          <w:rPr>
            <w:rFonts w:ascii="Cambria Math" w:hAnsi="Cambria Math" w:cs="B Nazanin"/>
            <w:lang w:bidi="fa-IR"/>
          </w:rPr>
          <m:t>=10</m:t>
        </m:r>
      </m:oMath>
      <w:r w:rsidRPr="00307ED9">
        <w:rPr>
          <w:rFonts w:cs="B Nazanin"/>
          <w:b/>
          <w:bCs/>
          <w:lang w:bidi="fa-IR"/>
        </w:rPr>
        <w:t>).</w:t>
      </w:r>
    </w:p>
    <w:p w14:paraId="23E04109" w14:textId="11F93225" w:rsidR="001C2212" w:rsidRPr="00307ED9" w:rsidRDefault="001C2212" w:rsidP="00B31C37">
      <w:pPr>
        <w:pStyle w:val="Heading2"/>
        <w:bidi/>
        <w:rPr>
          <w:rtl/>
          <w:lang w:bidi="fa-IR"/>
        </w:rPr>
      </w:pPr>
      <w:bookmarkStart w:id="22" w:name="_Toc221807992"/>
      <w:r w:rsidRPr="00307ED9">
        <w:rPr>
          <w:rtl/>
        </w:rPr>
        <w:t>خطی‌سازی معادله</w:t>
      </w:r>
      <w:r w:rsidRPr="00307ED9">
        <w:rPr>
          <w:lang w:bidi="fa-IR"/>
        </w:rPr>
        <w:t xml:space="preserve"> (Linearization)</w:t>
      </w:r>
      <w:bookmarkEnd w:id="22"/>
    </w:p>
    <w:p w14:paraId="04F68426" w14:textId="0B48E8D7" w:rsidR="00E7539E" w:rsidRPr="00AA5199" w:rsidRDefault="00E7539E" w:rsidP="00AA5199">
      <w:pPr>
        <w:bidi/>
        <w:rPr>
          <w:rFonts w:cs="B Nazanin"/>
          <w:rtl/>
          <w:lang w:bidi="fa-IR"/>
        </w:rPr>
      </w:pPr>
      <w:r w:rsidRPr="00AA5199">
        <w:rPr>
          <w:rFonts w:cs="B Nazanin" w:hint="cs"/>
          <w:rtl/>
          <w:lang w:bidi="fa-IR"/>
        </w:rPr>
        <w:t>میتوانیم خ</w:t>
      </w:r>
      <w:r w:rsidR="00AA5199" w:rsidRPr="00AA5199">
        <w:rPr>
          <w:rFonts w:cs="B Nazanin" w:hint="cs"/>
          <w:rtl/>
          <w:lang w:bidi="fa-IR"/>
        </w:rPr>
        <w:t>ی</w:t>
      </w:r>
      <w:r w:rsidRPr="00AA5199">
        <w:rPr>
          <w:rFonts w:cs="B Nazanin" w:hint="cs"/>
          <w:rtl/>
          <w:lang w:bidi="fa-IR"/>
        </w:rPr>
        <w:t xml:space="preserve">لی راحت با کد این خطی سازی رو انجام بدیم هم به صورت حل دستی به هر دو صورت مینویسیم : </w:t>
      </w:r>
    </w:p>
    <w:p w14:paraId="1FEEA809" w14:textId="3BBB82DB" w:rsidR="00E7539E" w:rsidRPr="00307ED9" w:rsidRDefault="00E7539E" w:rsidP="00AA5199">
      <w:pPr>
        <w:bidi/>
        <w:rPr>
          <w:rFonts w:cs="B Nazanin"/>
          <w:b/>
          <w:bCs/>
          <w:rtl/>
          <w:lang w:bidi="fa-IR"/>
        </w:rPr>
      </w:pPr>
      <w:r w:rsidRPr="00307ED9">
        <w:rPr>
          <w:rFonts w:cs="B Nazanin" w:hint="cs"/>
          <w:b/>
          <w:bCs/>
          <w:rtl/>
          <w:lang w:bidi="fa-IR"/>
        </w:rPr>
        <w:t xml:space="preserve">کد خطی سازی : </w:t>
      </w:r>
    </w:p>
    <w:tbl>
      <w:tblPr>
        <w:tblStyle w:val="TableGrid"/>
        <w:bidiVisual/>
        <w:tblW w:w="0" w:type="auto"/>
        <w:tblLook w:val="04A0" w:firstRow="1" w:lastRow="0" w:firstColumn="1" w:lastColumn="0" w:noHBand="0" w:noVBand="1"/>
      </w:tblPr>
      <w:tblGrid>
        <w:gridCol w:w="9350"/>
      </w:tblGrid>
      <w:tr w:rsidR="00E7539E" w:rsidRPr="00307ED9" w14:paraId="0199214D" w14:textId="77777777" w:rsidTr="00E7539E">
        <w:tc>
          <w:tcPr>
            <w:tcW w:w="9350" w:type="dxa"/>
            <w:shd w:val="clear" w:color="auto" w:fill="D9D9D9" w:themeFill="background1" w:themeFillShade="D9"/>
          </w:tcPr>
          <w:p w14:paraId="31696AAB" w14:textId="77777777" w:rsidR="00E7539E" w:rsidRPr="00307ED9" w:rsidRDefault="00E7539E" w:rsidP="00E7539E">
            <w:pPr>
              <w:rPr>
                <w:rFonts w:cs="B Nazanin"/>
                <w:b/>
                <w:bCs/>
                <w:sz w:val="16"/>
                <w:szCs w:val="16"/>
                <w:lang w:bidi="fa-IR"/>
              </w:rPr>
            </w:pPr>
            <w:r w:rsidRPr="00307ED9">
              <w:rPr>
                <w:rFonts w:cs="B Nazanin"/>
                <w:b/>
                <w:bCs/>
                <w:sz w:val="16"/>
                <w:szCs w:val="16"/>
                <w:lang w:bidi="fa-IR"/>
              </w:rPr>
              <w:t>%% System Parameters Setup</w:t>
            </w:r>
          </w:p>
          <w:p w14:paraId="342DE94E"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تعریف پارامترهای فیزیکی در ورک‌اسپیس</w:t>
            </w:r>
          </w:p>
          <w:p w14:paraId="605C1E3D"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clear; </w:t>
            </w:r>
            <w:proofErr w:type="spellStart"/>
            <w:r w:rsidRPr="00307ED9">
              <w:rPr>
                <w:rFonts w:cs="B Nazanin"/>
                <w:b/>
                <w:bCs/>
                <w:sz w:val="16"/>
                <w:szCs w:val="16"/>
                <w:lang w:bidi="fa-IR"/>
              </w:rPr>
              <w:t>clc</w:t>
            </w:r>
            <w:proofErr w:type="spellEnd"/>
            <w:r w:rsidRPr="00307ED9">
              <w:rPr>
                <w:rFonts w:cs="B Nazanin"/>
                <w:b/>
                <w:bCs/>
                <w:sz w:val="16"/>
                <w:szCs w:val="16"/>
                <w:lang w:bidi="fa-IR"/>
              </w:rPr>
              <w:t>;</w:t>
            </w:r>
          </w:p>
          <w:p w14:paraId="4901003F" w14:textId="77777777" w:rsidR="00E7539E" w:rsidRPr="00307ED9" w:rsidRDefault="00E7539E" w:rsidP="00E7539E">
            <w:pPr>
              <w:rPr>
                <w:rFonts w:cs="B Nazanin"/>
                <w:b/>
                <w:bCs/>
                <w:sz w:val="16"/>
                <w:szCs w:val="16"/>
                <w:lang w:bidi="fa-IR"/>
              </w:rPr>
            </w:pPr>
          </w:p>
          <w:p w14:paraId="467354EA"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model_name</w:t>
            </w:r>
            <w:proofErr w:type="spellEnd"/>
            <w:r w:rsidRPr="00307ED9">
              <w:rPr>
                <w:rFonts w:cs="B Nazanin"/>
                <w:b/>
                <w:bCs/>
                <w:sz w:val="16"/>
                <w:szCs w:val="16"/>
                <w:lang w:bidi="fa-IR"/>
              </w:rPr>
              <w:t xml:space="preserve"> = '</w:t>
            </w:r>
            <w:proofErr w:type="spellStart"/>
            <w:r w:rsidRPr="00307ED9">
              <w:rPr>
                <w:rFonts w:cs="B Nazanin"/>
                <w:b/>
                <w:bCs/>
                <w:sz w:val="16"/>
                <w:szCs w:val="16"/>
                <w:lang w:bidi="fa-IR"/>
              </w:rPr>
              <w:t>geyrkhati_khati</w:t>
            </w:r>
            <w:proofErr w:type="spellEnd"/>
            <w:r w:rsidRPr="00307ED9">
              <w:rPr>
                <w:rFonts w:cs="B Nazanin"/>
                <w:b/>
                <w:bCs/>
                <w:sz w:val="16"/>
                <w:szCs w:val="16"/>
                <w:lang w:bidi="fa-IR"/>
              </w:rPr>
              <w:t xml:space="preserve">'; % </w:t>
            </w:r>
            <w:r w:rsidRPr="00307ED9">
              <w:rPr>
                <w:rFonts w:cs="B Nazanin"/>
                <w:b/>
                <w:bCs/>
                <w:sz w:val="16"/>
                <w:szCs w:val="16"/>
                <w:rtl/>
              </w:rPr>
              <w:t>اسم دقیق فایل سیمولینک خودت رو اینجا بنویس</w:t>
            </w:r>
          </w:p>
          <w:p w14:paraId="518D81A7" w14:textId="77777777" w:rsidR="00E7539E" w:rsidRPr="00307ED9" w:rsidRDefault="00E7539E" w:rsidP="00E7539E">
            <w:pPr>
              <w:rPr>
                <w:rFonts w:cs="B Nazanin"/>
                <w:b/>
                <w:bCs/>
                <w:sz w:val="16"/>
                <w:szCs w:val="16"/>
                <w:lang w:bidi="fa-IR"/>
              </w:rPr>
            </w:pPr>
          </w:p>
          <w:p w14:paraId="3CB3CC0B" w14:textId="77777777" w:rsidR="00E7539E" w:rsidRPr="00307ED9" w:rsidRDefault="00E7539E" w:rsidP="00E7539E">
            <w:pPr>
              <w:rPr>
                <w:rFonts w:cs="B Nazanin"/>
                <w:b/>
                <w:bCs/>
                <w:sz w:val="16"/>
                <w:szCs w:val="16"/>
                <w:lang w:bidi="fa-IR"/>
              </w:rPr>
            </w:pPr>
            <w:r w:rsidRPr="00307ED9">
              <w:rPr>
                <w:rFonts w:cs="B Nazanin"/>
                <w:b/>
                <w:bCs/>
                <w:sz w:val="16"/>
                <w:szCs w:val="16"/>
                <w:lang w:bidi="fa-IR"/>
              </w:rPr>
              <w:t>area = 100;</w:t>
            </w:r>
          </w:p>
          <w:p w14:paraId="58A79CCF"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inflow_gain</w:t>
            </w:r>
            <w:proofErr w:type="spellEnd"/>
            <w:r w:rsidRPr="00307ED9">
              <w:rPr>
                <w:rFonts w:cs="B Nazanin"/>
                <w:b/>
                <w:bCs/>
                <w:sz w:val="16"/>
                <w:szCs w:val="16"/>
                <w:lang w:bidi="fa-IR"/>
              </w:rPr>
              <w:t xml:space="preserve"> = 10;</w:t>
            </w:r>
          </w:p>
          <w:p w14:paraId="313790BC"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 xml:space="preserve">نکته حیاتی: استفاده از ضریب اصلاح شده برای رسیدن به ارتفاع </w:t>
            </w:r>
            <w:r w:rsidRPr="00307ED9">
              <w:rPr>
                <w:rFonts w:cs="B Nazanin"/>
                <w:b/>
                <w:bCs/>
                <w:sz w:val="16"/>
                <w:szCs w:val="16"/>
                <w:rtl/>
                <w:lang w:bidi="fa-IR"/>
              </w:rPr>
              <w:t>۱۰</w:t>
            </w:r>
          </w:p>
          <w:p w14:paraId="3BB8467A"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outflow_gain</w:t>
            </w:r>
            <w:proofErr w:type="spellEnd"/>
            <w:r w:rsidRPr="00307ED9">
              <w:rPr>
                <w:rFonts w:cs="B Nazanin"/>
                <w:b/>
                <w:bCs/>
                <w:sz w:val="16"/>
                <w:szCs w:val="16"/>
                <w:lang w:bidi="fa-IR"/>
              </w:rPr>
              <w:t xml:space="preserve"> = 10 / </w:t>
            </w:r>
            <w:proofErr w:type="gramStart"/>
            <w:r w:rsidRPr="00307ED9">
              <w:rPr>
                <w:rFonts w:cs="B Nazanin"/>
                <w:b/>
                <w:bCs/>
                <w:sz w:val="16"/>
                <w:szCs w:val="16"/>
                <w:lang w:bidi="fa-IR"/>
              </w:rPr>
              <w:t>sqrt(</w:t>
            </w:r>
            <w:proofErr w:type="gramEnd"/>
            <w:r w:rsidRPr="00307ED9">
              <w:rPr>
                <w:rFonts w:cs="B Nazanin"/>
                <w:b/>
                <w:bCs/>
                <w:sz w:val="16"/>
                <w:szCs w:val="16"/>
                <w:lang w:bidi="fa-IR"/>
              </w:rPr>
              <w:t xml:space="preserve">10); % </w:t>
            </w:r>
            <w:r w:rsidRPr="00307ED9">
              <w:rPr>
                <w:rFonts w:cs="B Nazanin"/>
                <w:b/>
                <w:bCs/>
                <w:sz w:val="16"/>
                <w:szCs w:val="16"/>
                <w:rtl/>
              </w:rPr>
              <w:t>حدود 3.162</w:t>
            </w:r>
          </w:p>
          <w:p w14:paraId="2774896B" w14:textId="77777777" w:rsidR="00E7539E" w:rsidRPr="00307ED9" w:rsidRDefault="00E7539E" w:rsidP="00E7539E">
            <w:pPr>
              <w:rPr>
                <w:rFonts w:cs="B Nazanin"/>
                <w:b/>
                <w:bCs/>
                <w:sz w:val="16"/>
                <w:szCs w:val="16"/>
                <w:lang w:bidi="fa-IR"/>
              </w:rPr>
            </w:pPr>
          </w:p>
          <w:p w14:paraId="3CC89235"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بارگذاری پارامترها در ورک‌اسپیس (چون سیمولینک از اینها می‌خونه)</w:t>
            </w:r>
          </w:p>
          <w:p w14:paraId="759DC7E7" w14:textId="77777777" w:rsidR="00E7539E" w:rsidRPr="00307ED9" w:rsidRDefault="00E7539E" w:rsidP="00E7539E">
            <w:pPr>
              <w:rPr>
                <w:rFonts w:cs="B Nazanin"/>
                <w:b/>
                <w:bCs/>
                <w:sz w:val="16"/>
                <w:szCs w:val="16"/>
                <w:lang w:bidi="fa-IR"/>
              </w:rPr>
            </w:pPr>
            <w:proofErr w:type="spellStart"/>
            <w:proofErr w:type="gramStart"/>
            <w:r w:rsidRPr="00307ED9">
              <w:rPr>
                <w:rFonts w:cs="B Nazanin"/>
                <w:b/>
                <w:bCs/>
                <w:sz w:val="16"/>
                <w:szCs w:val="16"/>
                <w:lang w:bidi="fa-IR"/>
              </w:rPr>
              <w:t>assignin</w:t>
            </w:r>
            <w:proofErr w:type="spellEnd"/>
            <w:r w:rsidRPr="00307ED9">
              <w:rPr>
                <w:rFonts w:cs="B Nazanin"/>
                <w:b/>
                <w:bCs/>
                <w:sz w:val="16"/>
                <w:szCs w:val="16"/>
                <w:lang w:bidi="fa-IR"/>
              </w:rPr>
              <w:t>(</w:t>
            </w:r>
            <w:proofErr w:type="gramEnd"/>
            <w:r w:rsidRPr="00307ED9">
              <w:rPr>
                <w:rFonts w:cs="B Nazanin"/>
                <w:b/>
                <w:bCs/>
                <w:sz w:val="16"/>
                <w:szCs w:val="16"/>
                <w:lang w:bidi="fa-IR"/>
              </w:rPr>
              <w:t>'base', 'area', area);</w:t>
            </w:r>
          </w:p>
          <w:p w14:paraId="410AE227" w14:textId="77777777" w:rsidR="00E7539E" w:rsidRPr="00307ED9" w:rsidRDefault="00E7539E" w:rsidP="00E7539E">
            <w:pPr>
              <w:rPr>
                <w:rFonts w:cs="B Nazanin"/>
                <w:b/>
                <w:bCs/>
                <w:sz w:val="16"/>
                <w:szCs w:val="16"/>
                <w:lang w:bidi="fa-IR"/>
              </w:rPr>
            </w:pPr>
            <w:proofErr w:type="spellStart"/>
            <w:proofErr w:type="gramStart"/>
            <w:r w:rsidRPr="00307ED9">
              <w:rPr>
                <w:rFonts w:cs="B Nazanin"/>
                <w:b/>
                <w:bCs/>
                <w:sz w:val="16"/>
                <w:szCs w:val="16"/>
                <w:lang w:bidi="fa-IR"/>
              </w:rPr>
              <w:t>assignin</w:t>
            </w:r>
            <w:proofErr w:type="spellEnd"/>
            <w:r w:rsidRPr="00307ED9">
              <w:rPr>
                <w:rFonts w:cs="B Nazanin"/>
                <w:b/>
                <w:bCs/>
                <w:sz w:val="16"/>
                <w:szCs w:val="16"/>
                <w:lang w:bidi="fa-IR"/>
              </w:rPr>
              <w:t>(</w:t>
            </w:r>
            <w:proofErr w:type="gramEnd"/>
            <w:r w:rsidRPr="00307ED9">
              <w:rPr>
                <w:rFonts w:cs="B Nazanin"/>
                <w:b/>
                <w:bCs/>
                <w:sz w:val="16"/>
                <w:szCs w:val="16"/>
                <w:lang w:bidi="fa-IR"/>
              </w:rPr>
              <w:t xml:space="preserve">'base', 'inflow', </w:t>
            </w:r>
            <w:proofErr w:type="spellStart"/>
            <w:r w:rsidRPr="00307ED9">
              <w:rPr>
                <w:rFonts w:cs="B Nazanin"/>
                <w:b/>
                <w:bCs/>
                <w:sz w:val="16"/>
                <w:szCs w:val="16"/>
                <w:lang w:bidi="fa-IR"/>
              </w:rPr>
              <w:t>inflow_gain</w:t>
            </w:r>
            <w:proofErr w:type="spellEnd"/>
            <w:r w:rsidRPr="00307ED9">
              <w:rPr>
                <w:rFonts w:cs="B Nazanin"/>
                <w:b/>
                <w:bCs/>
                <w:sz w:val="16"/>
                <w:szCs w:val="16"/>
                <w:lang w:bidi="fa-IR"/>
              </w:rPr>
              <w:t>);</w:t>
            </w:r>
          </w:p>
          <w:p w14:paraId="5992C81C" w14:textId="77777777" w:rsidR="00E7539E" w:rsidRPr="00307ED9" w:rsidRDefault="00E7539E" w:rsidP="00E7539E">
            <w:pPr>
              <w:rPr>
                <w:rFonts w:cs="B Nazanin"/>
                <w:b/>
                <w:bCs/>
                <w:sz w:val="16"/>
                <w:szCs w:val="16"/>
                <w:lang w:bidi="fa-IR"/>
              </w:rPr>
            </w:pPr>
            <w:proofErr w:type="spellStart"/>
            <w:proofErr w:type="gramStart"/>
            <w:r w:rsidRPr="00307ED9">
              <w:rPr>
                <w:rFonts w:cs="B Nazanin"/>
                <w:b/>
                <w:bCs/>
                <w:sz w:val="16"/>
                <w:szCs w:val="16"/>
                <w:lang w:bidi="fa-IR"/>
              </w:rPr>
              <w:t>assignin</w:t>
            </w:r>
            <w:proofErr w:type="spellEnd"/>
            <w:r w:rsidRPr="00307ED9">
              <w:rPr>
                <w:rFonts w:cs="B Nazanin"/>
                <w:b/>
                <w:bCs/>
                <w:sz w:val="16"/>
                <w:szCs w:val="16"/>
                <w:lang w:bidi="fa-IR"/>
              </w:rPr>
              <w:t>(</w:t>
            </w:r>
            <w:proofErr w:type="gramEnd"/>
            <w:r w:rsidRPr="00307ED9">
              <w:rPr>
                <w:rFonts w:cs="B Nazanin"/>
                <w:b/>
                <w:bCs/>
                <w:sz w:val="16"/>
                <w:szCs w:val="16"/>
                <w:lang w:bidi="fa-IR"/>
              </w:rPr>
              <w:t xml:space="preserve">'base', 'outflow', </w:t>
            </w:r>
            <w:proofErr w:type="spellStart"/>
            <w:r w:rsidRPr="00307ED9">
              <w:rPr>
                <w:rFonts w:cs="B Nazanin"/>
                <w:b/>
                <w:bCs/>
                <w:sz w:val="16"/>
                <w:szCs w:val="16"/>
                <w:lang w:bidi="fa-IR"/>
              </w:rPr>
              <w:t>outflow_gain</w:t>
            </w:r>
            <w:proofErr w:type="spellEnd"/>
            <w:r w:rsidRPr="00307ED9">
              <w:rPr>
                <w:rFonts w:cs="B Nazanin"/>
                <w:b/>
                <w:bCs/>
                <w:sz w:val="16"/>
                <w:szCs w:val="16"/>
                <w:lang w:bidi="fa-IR"/>
              </w:rPr>
              <w:t xml:space="preserve">); % </w:t>
            </w:r>
            <w:r w:rsidRPr="00307ED9">
              <w:rPr>
                <w:rFonts w:cs="B Nazanin"/>
                <w:b/>
                <w:bCs/>
                <w:sz w:val="16"/>
                <w:szCs w:val="16"/>
                <w:rtl/>
              </w:rPr>
              <w:t>اگر در سیمولینک اسمش چیز دیگری است، تغییر بده</w:t>
            </w:r>
          </w:p>
          <w:p w14:paraId="6F13C11F" w14:textId="77777777" w:rsidR="00E7539E" w:rsidRPr="00307ED9" w:rsidRDefault="00E7539E" w:rsidP="00E7539E">
            <w:pPr>
              <w:rPr>
                <w:rFonts w:cs="B Nazanin"/>
                <w:b/>
                <w:bCs/>
                <w:sz w:val="16"/>
                <w:szCs w:val="16"/>
                <w:lang w:bidi="fa-IR"/>
              </w:rPr>
            </w:pPr>
          </w:p>
          <w:p w14:paraId="63E4B221" w14:textId="77777777" w:rsidR="00E7539E" w:rsidRPr="00307ED9" w:rsidRDefault="00E7539E" w:rsidP="00E7539E">
            <w:pPr>
              <w:rPr>
                <w:rFonts w:cs="B Nazanin"/>
                <w:b/>
                <w:bCs/>
                <w:sz w:val="16"/>
                <w:szCs w:val="16"/>
                <w:lang w:bidi="fa-IR"/>
              </w:rPr>
            </w:pPr>
            <w:r w:rsidRPr="00307ED9">
              <w:rPr>
                <w:rFonts w:cs="B Nazanin"/>
                <w:b/>
                <w:bCs/>
                <w:sz w:val="16"/>
                <w:szCs w:val="16"/>
                <w:lang w:bidi="fa-IR"/>
              </w:rPr>
              <w:t>%% Operating Point Definition</w:t>
            </w:r>
          </w:p>
          <w:p w14:paraId="57927D2B"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تعریف نقطه کار مطلوب</w:t>
            </w:r>
          </w:p>
          <w:p w14:paraId="29D8CB04"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h_op</w:t>
            </w:r>
            <w:proofErr w:type="spellEnd"/>
            <w:r w:rsidRPr="00307ED9">
              <w:rPr>
                <w:rFonts w:cs="B Nazanin"/>
                <w:b/>
                <w:bCs/>
                <w:sz w:val="16"/>
                <w:szCs w:val="16"/>
                <w:lang w:bidi="fa-IR"/>
              </w:rPr>
              <w:t xml:space="preserve"> = 10; % </w:t>
            </w:r>
            <w:r w:rsidRPr="00307ED9">
              <w:rPr>
                <w:rFonts w:cs="B Nazanin"/>
                <w:b/>
                <w:bCs/>
                <w:sz w:val="16"/>
                <w:szCs w:val="16"/>
                <w:rtl/>
              </w:rPr>
              <w:t>ارتفاع تعادل</w:t>
            </w:r>
            <w:r w:rsidRPr="00307ED9">
              <w:rPr>
                <w:rFonts w:cs="B Nazanin"/>
                <w:b/>
                <w:bCs/>
                <w:sz w:val="16"/>
                <w:szCs w:val="16"/>
                <w:lang w:bidi="fa-IR"/>
              </w:rPr>
              <w:t xml:space="preserve"> (State)</w:t>
            </w:r>
          </w:p>
          <w:p w14:paraId="7CF11D9C"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u_op</w:t>
            </w:r>
            <w:proofErr w:type="spellEnd"/>
            <w:r w:rsidRPr="00307ED9">
              <w:rPr>
                <w:rFonts w:cs="B Nazanin"/>
                <w:b/>
                <w:bCs/>
                <w:sz w:val="16"/>
                <w:szCs w:val="16"/>
                <w:lang w:bidi="fa-IR"/>
              </w:rPr>
              <w:t xml:space="preserve"> = </w:t>
            </w:r>
            <w:proofErr w:type="gramStart"/>
            <w:r w:rsidRPr="00307ED9">
              <w:rPr>
                <w:rFonts w:cs="B Nazanin"/>
                <w:b/>
                <w:bCs/>
                <w:sz w:val="16"/>
                <w:szCs w:val="16"/>
                <w:lang w:bidi="fa-IR"/>
              </w:rPr>
              <w:t>1;  %</w:t>
            </w:r>
            <w:proofErr w:type="gramEnd"/>
            <w:r w:rsidRPr="00307ED9">
              <w:rPr>
                <w:rFonts w:cs="B Nazanin"/>
                <w:b/>
                <w:bCs/>
                <w:sz w:val="16"/>
                <w:szCs w:val="16"/>
                <w:lang w:bidi="fa-IR"/>
              </w:rPr>
              <w:t xml:space="preserve"> </w:t>
            </w:r>
            <w:r w:rsidRPr="00307ED9">
              <w:rPr>
                <w:rFonts w:cs="B Nazanin"/>
                <w:b/>
                <w:bCs/>
                <w:sz w:val="16"/>
                <w:szCs w:val="16"/>
                <w:rtl/>
              </w:rPr>
              <w:t>ورودی تعادل</w:t>
            </w:r>
            <w:r w:rsidRPr="00307ED9">
              <w:rPr>
                <w:rFonts w:cs="B Nazanin"/>
                <w:b/>
                <w:bCs/>
                <w:sz w:val="16"/>
                <w:szCs w:val="16"/>
                <w:lang w:bidi="fa-IR"/>
              </w:rPr>
              <w:t xml:space="preserve"> (Input)</w:t>
            </w:r>
          </w:p>
          <w:p w14:paraId="4909DC9D" w14:textId="77777777" w:rsidR="00E7539E" w:rsidRPr="00307ED9" w:rsidRDefault="00E7539E" w:rsidP="00E7539E">
            <w:pPr>
              <w:rPr>
                <w:rFonts w:cs="B Nazanin"/>
                <w:b/>
                <w:bCs/>
                <w:sz w:val="16"/>
                <w:szCs w:val="16"/>
                <w:lang w:bidi="fa-IR"/>
              </w:rPr>
            </w:pPr>
          </w:p>
          <w:p w14:paraId="1A613F17"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بردار حالت و ورودی برای دستور</w:t>
            </w:r>
            <w:r w:rsidRPr="00307ED9">
              <w:rPr>
                <w:rFonts w:cs="B Nazanin"/>
                <w:b/>
                <w:bCs/>
                <w:sz w:val="16"/>
                <w:szCs w:val="16"/>
                <w:lang w:bidi="fa-IR"/>
              </w:rPr>
              <w:t xml:space="preserve"> </w:t>
            </w:r>
            <w:proofErr w:type="spellStart"/>
            <w:r w:rsidRPr="00307ED9">
              <w:rPr>
                <w:rFonts w:cs="B Nazanin"/>
                <w:b/>
                <w:bCs/>
                <w:sz w:val="16"/>
                <w:szCs w:val="16"/>
                <w:lang w:bidi="fa-IR"/>
              </w:rPr>
              <w:t>linmod</w:t>
            </w:r>
            <w:proofErr w:type="spellEnd"/>
          </w:p>
          <w:p w14:paraId="1FBE16D8"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x_op</w:t>
            </w:r>
            <w:proofErr w:type="spellEnd"/>
            <w:r w:rsidRPr="00307ED9">
              <w:rPr>
                <w:rFonts w:cs="B Nazanin"/>
                <w:b/>
                <w:bCs/>
                <w:sz w:val="16"/>
                <w:szCs w:val="16"/>
                <w:lang w:bidi="fa-IR"/>
              </w:rPr>
              <w:t xml:space="preserve"> = [</w:t>
            </w:r>
            <w:proofErr w:type="spellStart"/>
            <w:r w:rsidRPr="00307ED9">
              <w:rPr>
                <w:rFonts w:cs="B Nazanin"/>
                <w:b/>
                <w:bCs/>
                <w:sz w:val="16"/>
                <w:szCs w:val="16"/>
                <w:lang w:bidi="fa-IR"/>
              </w:rPr>
              <w:t>h_op</w:t>
            </w:r>
            <w:proofErr w:type="spellEnd"/>
            <w:r w:rsidRPr="00307ED9">
              <w:rPr>
                <w:rFonts w:cs="B Nazanin"/>
                <w:b/>
                <w:bCs/>
                <w:sz w:val="16"/>
                <w:szCs w:val="16"/>
                <w:lang w:bidi="fa-IR"/>
              </w:rPr>
              <w:t xml:space="preserve">]; % </w:t>
            </w:r>
            <w:r w:rsidRPr="00307ED9">
              <w:rPr>
                <w:rFonts w:cs="B Nazanin"/>
                <w:b/>
                <w:bCs/>
                <w:sz w:val="16"/>
                <w:szCs w:val="16"/>
                <w:rtl/>
              </w:rPr>
              <w:t>اگر سیستم تنها یک انتگرال‌گیر دارد، بردار حالت تک‌عضوی است</w:t>
            </w:r>
          </w:p>
          <w:p w14:paraId="5A7F2CDE"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u_op</w:t>
            </w:r>
            <w:proofErr w:type="spellEnd"/>
            <w:r w:rsidRPr="00307ED9">
              <w:rPr>
                <w:rFonts w:cs="B Nazanin"/>
                <w:b/>
                <w:bCs/>
                <w:sz w:val="16"/>
                <w:szCs w:val="16"/>
                <w:lang w:bidi="fa-IR"/>
              </w:rPr>
              <w:t xml:space="preserve"> = [</w:t>
            </w:r>
            <w:proofErr w:type="spellStart"/>
            <w:r w:rsidRPr="00307ED9">
              <w:rPr>
                <w:rFonts w:cs="B Nazanin"/>
                <w:b/>
                <w:bCs/>
                <w:sz w:val="16"/>
                <w:szCs w:val="16"/>
                <w:lang w:bidi="fa-IR"/>
              </w:rPr>
              <w:t>u_op</w:t>
            </w:r>
            <w:proofErr w:type="spellEnd"/>
            <w:r w:rsidRPr="00307ED9">
              <w:rPr>
                <w:rFonts w:cs="B Nazanin"/>
                <w:b/>
                <w:bCs/>
                <w:sz w:val="16"/>
                <w:szCs w:val="16"/>
                <w:lang w:bidi="fa-IR"/>
              </w:rPr>
              <w:t xml:space="preserve">]; </w:t>
            </w:r>
          </w:p>
          <w:p w14:paraId="5BE916AA" w14:textId="77777777" w:rsidR="00E7539E" w:rsidRPr="00307ED9" w:rsidRDefault="00E7539E" w:rsidP="00E7539E">
            <w:pPr>
              <w:rPr>
                <w:rFonts w:cs="B Nazanin"/>
                <w:b/>
                <w:bCs/>
                <w:sz w:val="16"/>
                <w:szCs w:val="16"/>
                <w:lang w:bidi="fa-IR"/>
              </w:rPr>
            </w:pPr>
          </w:p>
          <w:p w14:paraId="181765AE"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Linearization using </w:t>
            </w:r>
            <w:proofErr w:type="spellStart"/>
            <w:r w:rsidRPr="00307ED9">
              <w:rPr>
                <w:rFonts w:cs="B Nazanin"/>
                <w:b/>
                <w:bCs/>
                <w:sz w:val="16"/>
                <w:szCs w:val="16"/>
                <w:lang w:bidi="fa-IR"/>
              </w:rPr>
              <w:t>linmod</w:t>
            </w:r>
            <w:proofErr w:type="spellEnd"/>
          </w:p>
          <w:p w14:paraId="54A48998"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خطی‌سازی مدل سیمولینک حول نقطه کار تعریف شده</w:t>
            </w:r>
          </w:p>
          <w:p w14:paraId="473F6DB3"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[A, B, C, D] </w:t>
            </w:r>
            <w:r w:rsidRPr="00307ED9">
              <w:rPr>
                <w:rFonts w:cs="B Nazanin"/>
                <w:b/>
                <w:bCs/>
                <w:sz w:val="16"/>
                <w:szCs w:val="16"/>
                <w:rtl/>
              </w:rPr>
              <w:t>ماتریس‌های فضای حالت خطی شده هستند</w:t>
            </w:r>
          </w:p>
          <w:p w14:paraId="676051EE"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[A, B, C, D] = </w:t>
            </w:r>
            <w:proofErr w:type="spellStart"/>
            <w:proofErr w:type="gramStart"/>
            <w:r w:rsidRPr="00307ED9">
              <w:rPr>
                <w:rFonts w:cs="B Nazanin"/>
                <w:b/>
                <w:bCs/>
                <w:sz w:val="16"/>
                <w:szCs w:val="16"/>
                <w:lang w:bidi="fa-IR"/>
              </w:rPr>
              <w:t>linmod</w:t>
            </w:r>
            <w:proofErr w:type="spellEnd"/>
            <w:r w:rsidRPr="00307ED9">
              <w:rPr>
                <w:rFonts w:cs="B Nazanin"/>
                <w:b/>
                <w:bCs/>
                <w:sz w:val="16"/>
                <w:szCs w:val="16"/>
                <w:lang w:bidi="fa-IR"/>
              </w:rPr>
              <w:t>(</w:t>
            </w:r>
            <w:proofErr w:type="spellStart"/>
            <w:proofErr w:type="gramEnd"/>
            <w:r w:rsidRPr="00307ED9">
              <w:rPr>
                <w:rFonts w:cs="B Nazanin"/>
                <w:b/>
                <w:bCs/>
                <w:sz w:val="16"/>
                <w:szCs w:val="16"/>
                <w:lang w:bidi="fa-IR"/>
              </w:rPr>
              <w:t>model_name</w:t>
            </w:r>
            <w:proofErr w:type="spellEnd"/>
            <w:r w:rsidRPr="00307ED9">
              <w:rPr>
                <w:rFonts w:cs="B Nazanin"/>
                <w:b/>
                <w:bCs/>
                <w:sz w:val="16"/>
                <w:szCs w:val="16"/>
                <w:lang w:bidi="fa-IR"/>
              </w:rPr>
              <w:t xml:space="preserve">, </w:t>
            </w:r>
            <w:proofErr w:type="spellStart"/>
            <w:r w:rsidRPr="00307ED9">
              <w:rPr>
                <w:rFonts w:cs="B Nazanin"/>
                <w:b/>
                <w:bCs/>
                <w:sz w:val="16"/>
                <w:szCs w:val="16"/>
                <w:lang w:bidi="fa-IR"/>
              </w:rPr>
              <w:t>x_op</w:t>
            </w:r>
            <w:proofErr w:type="spellEnd"/>
            <w:r w:rsidRPr="00307ED9">
              <w:rPr>
                <w:rFonts w:cs="B Nazanin"/>
                <w:b/>
                <w:bCs/>
                <w:sz w:val="16"/>
                <w:szCs w:val="16"/>
                <w:lang w:bidi="fa-IR"/>
              </w:rPr>
              <w:t xml:space="preserve">, </w:t>
            </w:r>
            <w:proofErr w:type="spellStart"/>
            <w:r w:rsidRPr="00307ED9">
              <w:rPr>
                <w:rFonts w:cs="B Nazanin"/>
                <w:b/>
                <w:bCs/>
                <w:sz w:val="16"/>
                <w:szCs w:val="16"/>
                <w:lang w:bidi="fa-IR"/>
              </w:rPr>
              <w:t>u_op</w:t>
            </w:r>
            <w:proofErr w:type="spellEnd"/>
            <w:r w:rsidRPr="00307ED9">
              <w:rPr>
                <w:rFonts w:cs="B Nazanin"/>
                <w:b/>
                <w:bCs/>
                <w:sz w:val="16"/>
                <w:szCs w:val="16"/>
                <w:lang w:bidi="fa-IR"/>
              </w:rPr>
              <w:t>);</w:t>
            </w:r>
          </w:p>
          <w:p w14:paraId="7533F27F" w14:textId="77777777" w:rsidR="00E7539E" w:rsidRPr="00307ED9" w:rsidRDefault="00E7539E" w:rsidP="00E7539E">
            <w:pPr>
              <w:rPr>
                <w:rFonts w:cs="B Nazanin"/>
                <w:b/>
                <w:bCs/>
                <w:sz w:val="16"/>
                <w:szCs w:val="16"/>
                <w:lang w:bidi="fa-IR"/>
              </w:rPr>
            </w:pPr>
          </w:p>
          <w:p w14:paraId="64EAE693" w14:textId="77777777" w:rsidR="00E7539E" w:rsidRPr="00307ED9" w:rsidRDefault="00E7539E" w:rsidP="00E7539E">
            <w:pPr>
              <w:rPr>
                <w:rFonts w:cs="B Nazanin"/>
                <w:b/>
                <w:bCs/>
                <w:sz w:val="16"/>
                <w:szCs w:val="16"/>
                <w:lang w:bidi="fa-IR"/>
              </w:rPr>
            </w:pPr>
            <w:r w:rsidRPr="00307ED9">
              <w:rPr>
                <w:rFonts w:cs="B Nazanin"/>
                <w:b/>
                <w:bCs/>
                <w:sz w:val="16"/>
                <w:szCs w:val="16"/>
                <w:lang w:bidi="fa-IR"/>
              </w:rPr>
              <w:t>%% Convert to Transfer Function</w:t>
            </w:r>
          </w:p>
          <w:p w14:paraId="229C79BC"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تبدیل فضای حالت به تابع تبدیل</w:t>
            </w:r>
          </w:p>
          <w:p w14:paraId="67F6DD16" w14:textId="77777777" w:rsidR="00E7539E" w:rsidRPr="00307ED9" w:rsidRDefault="00E7539E" w:rsidP="00E7539E">
            <w:pPr>
              <w:rPr>
                <w:rFonts w:cs="B Nazanin"/>
                <w:b/>
                <w:bCs/>
                <w:sz w:val="16"/>
                <w:szCs w:val="16"/>
                <w:lang w:bidi="fa-IR"/>
              </w:rPr>
            </w:pPr>
            <w:r w:rsidRPr="00307ED9">
              <w:rPr>
                <w:rFonts w:cs="B Nazanin"/>
                <w:b/>
                <w:bCs/>
                <w:sz w:val="16"/>
                <w:szCs w:val="16"/>
                <w:lang w:bidi="fa-IR"/>
              </w:rPr>
              <w:t>[num, den] = ss2</w:t>
            </w:r>
            <w:proofErr w:type="gramStart"/>
            <w:r w:rsidRPr="00307ED9">
              <w:rPr>
                <w:rFonts w:cs="B Nazanin"/>
                <w:b/>
                <w:bCs/>
                <w:sz w:val="16"/>
                <w:szCs w:val="16"/>
                <w:lang w:bidi="fa-IR"/>
              </w:rPr>
              <w:t>tf(</w:t>
            </w:r>
            <w:proofErr w:type="gramEnd"/>
            <w:r w:rsidRPr="00307ED9">
              <w:rPr>
                <w:rFonts w:cs="B Nazanin"/>
                <w:b/>
                <w:bCs/>
                <w:sz w:val="16"/>
                <w:szCs w:val="16"/>
                <w:lang w:bidi="fa-IR"/>
              </w:rPr>
              <w:t>A, B, C, D);</w:t>
            </w:r>
          </w:p>
          <w:p w14:paraId="048C9340"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sys_linear</w:t>
            </w:r>
            <w:proofErr w:type="spellEnd"/>
            <w:r w:rsidRPr="00307ED9">
              <w:rPr>
                <w:rFonts w:cs="B Nazanin"/>
                <w:b/>
                <w:bCs/>
                <w:sz w:val="16"/>
                <w:szCs w:val="16"/>
                <w:lang w:bidi="fa-IR"/>
              </w:rPr>
              <w:t xml:space="preserve"> = </w:t>
            </w:r>
            <w:proofErr w:type="spellStart"/>
            <w:proofErr w:type="gramStart"/>
            <w:r w:rsidRPr="00307ED9">
              <w:rPr>
                <w:rFonts w:cs="B Nazanin"/>
                <w:b/>
                <w:bCs/>
                <w:sz w:val="16"/>
                <w:szCs w:val="16"/>
                <w:lang w:bidi="fa-IR"/>
              </w:rPr>
              <w:t>tf</w:t>
            </w:r>
            <w:proofErr w:type="spellEnd"/>
            <w:r w:rsidRPr="00307ED9">
              <w:rPr>
                <w:rFonts w:cs="B Nazanin"/>
                <w:b/>
                <w:bCs/>
                <w:sz w:val="16"/>
                <w:szCs w:val="16"/>
                <w:lang w:bidi="fa-IR"/>
              </w:rPr>
              <w:t>(</w:t>
            </w:r>
            <w:proofErr w:type="gramEnd"/>
            <w:r w:rsidRPr="00307ED9">
              <w:rPr>
                <w:rFonts w:cs="B Nazanin"/>
                <w:b/>
                <w:bCs/>
                <w:sz w:val="16"/>
                <w:szCs w:val="16"/>
                <w:lang w:bidi="fa-IR"/>
              </w:rPr>
              <w:t>num, den);</w:t>
            </w:r>
          </w:p>
          <w:p w14:paraId="1FF9B433" w14:textId="77777777" w:rsidR="00E7539E" w:rsidRPr="00307ED9" w:rsidRDefault="00E7539E" w:rsidP="00E7539E">
            <w:pPr>
              <w:rPr>
                <w:rFonts w:cs="B Nazanin"/>
                <w:b/>
                <w:bCs/>
                <w:sz w:val="16"/>
                <w:szCs w:val="16"/>
                <w:lang w:bidi="fa-IR"/>
              </w:rPr>
            </w:pPr>
          </w:p>
          <w:p w14:paraId="4982D9F9" w14:textId="77777777" w:rsidR="00E7539E" w:rsidRPr="00307ED9" w:rsidRDefault="00E7539E" w:rsidP="00E7539E">
            <w:pPr>
              <w:rPr>
                <w:rFonts w:cs="B Nazanin"/>
                <w:b/>
                <w:bCs/>
                <w:sz w:val="16"/>
                <w:szCs w:val="16"/>
                <w:lang w:bidi="fa-IR"/>
              </w:rPr>
            </w:pPr>
            <w:r w:rsidRPr="00307ED9">
              <w:rPr>
                <w:rFonts w:cs="B Nazanin"/>
                <w:b/>
                <w:bCs/>
                <w:sz w:val="16"/>
                <w:szCs w:val="16"/>
                <w:lang w:bidi="fa-IR"/>
              </w:rPr>
              <w:t>%% Display Result</w:t>
            </w:r>
          </w:p>
          <w:p w14:paraId="3BF1104E" w14:textId="77777777" w:rsidR="00E7539E" w:rsidRPr="00307ED9" w:rsidRDefault="00E7539E" w:rsidP="00E7539E">
            <w:pPr>
              <w:rPr>
                <w:rFonts w:cs="B Nazanin"/>
                <w:b/>
                <w:bCs/>
                <w:sz w:val="16"/>
                <w:szCs w:val="16"/>
                <w:lang w:bidi="fa-IR"/>
              </w:rPr>
            </w:pPr>
            <w:proofErr w:type="spellStart"/>
            <w:proofErr w:type="gramStart"/>
            <w:r w:rsidRPr="00307ED9">
              <w:rPr>
                <w:rFonts w:cs="B Nazanin"/>
                <w:b/>
                <w:bCs/>
                <w:sz w:val="16"/>
                <w:szCs w:val="16"/>
                <w:lang w:bidi="fa-IR"/>
              </w:rPr>
              <w:t>disp</w:t>
            </w:r>
            <w:proofErr w:type="spellEnd"/>
            <w:r w:rsidRPr="00307ED9">
              <w:rPr>
                <w:rFonts w:cs="B Nazanin"/>
                <w:b/>
                <w:bCs/>
                <w:sz w:val="16"/>
                <w:szCs w:val="16"/>
                <w:lang w:bidi="fa-IR"/>
              </w:rPr>
              <w:t>(</w:t>
            </w:r>
            <w:proofErr w:type="gramEnd"/>
            <w:r w:rsidRPr="00307ED9">
              <w:rPr>
                <w:rFonts w:cs="B Nazanin"/>
                <w:b/>
                <w:bCs/>
                <w:sz w:val="16"/>
                <w:szCs w:val="16"/>
                <w:lang w:bidi="fa-IR"/>
              </w:rPr>
              <w:t>'--------------------------------------------------');</w:t>
            </w:r>
          </w:p>
          <w:p w14:paraId="2A0B5AED" w14:textId="77777777" w:rsidR="00E7539E" w:rsidRPr="00307ED9" w:rsidRDefault="00E7539E" w:rsidP="00E7539E">
            <w:pPr>
              <w:rPr>
                <w:rFonts w:cs="B Nazanin"/>
                <w:b/>
                <w:bCs/>
                <w:sz w:val="16"/>
                <w:szCs w:val="16"/>
                <w:lang w:bidi="fa-IR"/>
              </w:rPr>
            </w:pPr>
            <w:proofErr w:type="spellStart"/>
            <w:proofErr w:type="gramStart"/>
            <w:r w:rsidRPr="00307ED9">
              <w:rPr>
                <w:rFonts w:cs="B Nazanin"/>
                <w:b/>
                <w:bCs/>
                <w:sz w:val="16"/>
                <w:szCs w:val="16"/>
                <w:lang w:bidi="fa-IR"/>
              </w:rPr>
              <w:t>disp</w:t>
            </w:r>
            <w:proofErr w:type="spellEnd"/>
            <w:r w:rsidRPr="00307ED9">
              <w:rPr>
                <w:rFonts w:cs="B Nazanin"/>
                <w:b/>
                <w:bCs/>
                <w:sz w:val="16"/>
                <w:szCs w:val="16"/>
                <w:lang w:bidi="fa-IR"/>
              </w:rPr>
              <w:t>(</w:t>
            </w:r>
            <w:proofErr w:type="gramEnd"/>
            <w:r w:rsidRPr="00307ED9">
              <w:rPr>
                <w:rFonts w:cs="B Nazanin"/>
                <w:b/>
                <w:bCs/>
                <w:sz w:val="16"/>
                <w:szCs w:val="16"/>
                <w:lang w:bidi="fa-IR"/>
              </w:rPr>
              <w:t>'Linearized Transfer Function (Around h=10):');</w:t>
            </w:r>
          </w:p>
          <w:p w14:paraId="10AC00BB"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sys_linear</w:t>
            </w:r>
            <w:proofErr w:type="spellEnd"/>
            <w:r w:rsidRPr="00307ED9">
              <w:rPr>
                <w:rFonts w:cs="B Nazanin"/>
                <w:b/>
                <w:bCs/>
                <w:sz w:val="16"/>
                <w:szCs w:val="16"/>
                <w:lang w:bidi="fa-IR"/>
              </w:rPr>
              <w:t xml:space="preserve"> = </w:t>
            </w:r>
            <w:proofErr w:type="spellStart"/>
            <w:r w:rsidRPr="00307ED9">
              <w:rPr>
                <w:rFonts w:cs="B Nazanin"/>
                <w:b/>
                <w:bCs/>
                <w:sz w:val="16"/>
                <w:szCs w:val="16"/>
                <w:lang w:bidi="fa-IR"/>
              </w:rPr>
              <w:t>minreal</w:t>
            </w:r>
            <w:proofErr w:type="spellEnd"/>
            <w:r w:rsidRPr="00307ED9">
              <w:rPr>
                <w:rFonts w:cs="B Nazanin"/>
                <w:b/>
                <w:bCs/>
                <w:sz w:val="16"/>
                <w:szCs w:val="16"/>
                <w:lang w:bidi="fa-IR"/>
              </w:rPr>
              <w:t>(</w:t>
            </w:r>
            <w:proofErr w:type="spellStart"/>
            <w:r w:rsidRPr="00307ED9">
              <w:rPr>
                <w:rFonts w:cs="B Nazanin"/>
                <w:b/>
                <w:bCs/>
                <w:sz w:val="16"/>
                <w:szCs w:val="16"/>
                <w:lang w:bidi="fa-IR"/>
              </w:rPr>
              <w:t>sys_linear</w:t>
            </w:r>
            <w:proofErr w:type="spellEnd"/>
            <w:r w:rsidRPr="00307ED9">
              <w:rPr>
                <w:rFonts w:cs="B Nazanin"/>
                <w:b/>
                <w:bCs/>
                <w:sz w:val="16"/>
                <w:szCs w:val="16"/>
                <w:lang w:bidi="fa-IR"/>
              </w:rPr>
              <w:t xml:space="preserve">); % </w:t>
            </w:r>
            <w:r w:rsidRPr="00307ED9">
              <w:rPr>
                <w:rFonts w:cs="B Nazanin"/>
                <w:b/>
                <w:bCs/>
                <w:sz w:val="16"/>
                <w:szCs w:val="16"/>
                <w:rtl/>
              </w:rPr>
              <w:t>حذف صفر و قطب‌های مشترک احتمالی</w:t>
            </w:r>
          </w:p>
          <w:p w14:paraId="31A4B61D" w14:textId="77777777" w:rsidR="00E7539E" w:rsidRPr="00307ED9" w:rsidRDefault="00E7539E" w:rsidP="00E7539E">
            <w:pPr>
              <w:rPr>
                <w:rFonts w:cs="B Nazanin"/>
                <w:b/>
                <w:bCs/>
                <w:sz w:val="16"/>
                <w:szCs w:val="16"/>
                <w:lang w:bidi="fa-IR"/>
              </w:rPr>
            </w:pPr>
            <w:proofErr w:type="spellStart"/>
            <w:r w:rsidRPr="00307ED9">
              <w:rPr>
                <w:rFonts w:cs="B Nazanin"/>
                <w:b/>
                <w:bCs/>
                <w:sz w:val="16"/>
                <w:szCs w:val="16"/>
                <w:lang w:bidi="fa-IR"/>
              </w:rPr>
              <w:t>disp</w:t>
            </w:r>
            <w:proofErr w:type="spellEnd"/>
            <w:r w:rsidRPr="00307ED9">
              <w:rPr>
                <w:rFonts w:cs="B Nazanin"/>
                <w:b/>
                <w:bCs/>
                <w:sz w:val="16"/>
                <w:szCs w:val="16"/>
                <w:lang w:bidi="fa-IR"/>
              </w:rPr>
              <w:t>(</w:t>
            </w:r>
            <w:proofErr w:type="spellStart"/>
            <w:r w:rsidRPr="00307ED9">
              <w:rPr>
                <w:rFonts w:cs="B Nazanin"/>
                <w:b/>
                <w:bCs/>
                <w:sz w:val="16"/>
                <w:szCs w:val="16"/>
                <w:lang w:bidi="fa-IR"/>
              </w:rPr>
              <w:t>sys_linear</w:t>
            </w:r>
            <w:proofErr w:type="spellEnd"/>
            <w:r w:rsidRPr="00307ED9">
              <w:rPr>
                <w:rFonts w:cs="B Nazanin"/>
                <w:b/>
                <w:bCs/>
                <w:sz w:val="16"/>
                <w:szCs w:val="16"/>
                <w:lang w:bidi="fa-IR"/>
              </w:rPr>
              <w:t>);</w:t>
            </w:r>
          </w:p>
          <w:p w14:paraId="16EB4882" w14:textId="77777777" w:rsidR="00E7539E" w:rsidRPr="00307ED9" w:rsidRDefault="00E7539E" w:rsidP="00E7539E">
            <w:pPr>
              <w:rPr>
                <w:rFonts w:cs="B Nazanin"/>
                <w:b/>
                <w:bCs/>
                <w:sz w:val="16"/>
                <w:szCs w:val="16"/>
                <w:lang w:bidi="fa-IR"/>
              </w:rPr>
            </w:pPr>
            <w:proofErr w:type="spellStart"/>
            <w:proofErr w:type="gramStart"/>
            <w:r w:rsidRPr="00307ED9">
              <w:rPr>
                <w:rFonts w:cs="B Nazanin"/>
                <w:b/>
                <w:bCs/>
                <w:sz w:val="16"/>
                <w:szCs w:val="16"/>
                <w:lang w:bidi="fa-IR"/>
              </w:rPr>
              <w:t>disp</w:t>
            </w:r>
            <w:proofErr w:type="spellEnd"/>
            <w:r w:rsidRPr="00307ED9">
              <w:rPr>
                <w:rFonts w:cs="B Nazanin"/>
                <w:b/>
                <w:bCs/>
                <w:sz w:val="16"/>
                <w:szCs w:val="16"/>
                <w:lang w:bidi="fa-IR"/>
              </w:rPr>
              <w:t>(</w:t>
            </w:r>
            <w:proofErr w:type="gramEnd"/>
            <w:r w:rsidRPr="00307ED9">
              <w:rPr>
                <w:rFonts w:cs="B Nazanin"/>
                <w:b/>
                <w:bCs/>
                <w:sz w:val="16"/>
                <w:szCs w:val="16"/>
                <w:lang w:bidi="fa-IR"/>
              </w:rPr>
              <w:t>'--------------------------------------------------');</w:t>
            </w:r>
          </w:p>
          <w:p w14:paraId="5B497220" w14:textId="77777777" w:rsidR="00E7539E" w:rsidRPr="00307ED9" w:rsidRDefault="00E7539E" w:rsidP="00E7539E">
            <w:pPr>
              <w:rPr>
                <w:rFonts w:cs="B Nazanin"/>
                <w:b/>
                <w:bCs/>
                <w:sz w:val="16"/>
                <w:szCs w:val="16"/>
                <w:lang w:bidi="fa-IR"/>
              </w:rPr>
            </w:pPr>
          </w:p>
          <w:p w14:paraId="2BAC19BB"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مقایسه با تحلیل دستی ما (جهت اطمینان)</w:t>
            </w:r>
          </w:p>
          <w:p w14:paraId="0463E830" w14:textId="77777777" w:rsidR="00E7539E" w:rsidRPr="00307ED9" w:rsidRDefault="00E7539E" w:rsidP="00E7539E">
            <w:pPr>
              <w:rPr>
                <w:rFonts w:cs="B Nazanin"/>
                <w:b/>
                <w:bCs/>
                <w:sz w:val="16"/>
                <w:szCs w:val="16"/>
                <w:lang w:bidi="fa-IR"/>
              </w:rPr>
            </w:pPr>
            <w:r w:rsidRPr="00307ED9">
              <w:rPr>
                <w:rFonts w:cs="B Nazanin"/>
                <w:b/>
                <w:bCs/>
                <w:sz w:val="16"/>
                <w:szCs w:val="16"/>
                <w:lang w:bidi="fa-IR"/>
              </w:rPr>
              <w:t xml:space="preserve">% </w:t>
            </w:r>
            <w:r w:rsidRPr="00307ED9">
              <w:rPr>
                <w:rFonts w:cs="B Nazanin"/>
                <w:b/>
                <w:bCs/>
                <w:sz w:val="16"/>
                <w:szCs w:val="16"/>
                <w:rtl/>
              </w:rPr>
              <w:t>باید تقریبا برابر با 20</w:t>
            </w:r>
            <w:r w:rsidRPr="00307ED9">
              <w:rPr>
                <w:rFonts w:cs="B Nazanin"/>
                <w:b/>
                <w:bCs/>
                <w:sz w:val="16"/>
                <w:szCs w:val="16"/>
                <w:lang w:bidi="fa-IR"/>
              </w:rPr>
              <w:t xml:space="preserve"> / (200s + 1) </w:t>
            </w:r>
            <w:r w:rsidRPr="00307ED9">
              <w:rPr>
                <w:rFonts w:cs="B Nazanin"/>
                <w:b/>
                <w:bCs/>
                <w:sz w:val="16"/>
                <w:szCs w:val="16"/>
                <w:rtl/>
              </w:rPr>
              <w:t>باشد</w:t>
            </w:r>
          </w:p>
          <w:p w14:paraId="62D0DC1D" w14:textId="77777777" w:rsidR="00E7539E" w:rsidRPr="00307ED9" w:rsidRDefault="00E7539E" w:rsidP="00E7539E">
            <w:pPr>
              <w:rPr>
                <w:rFonts w:cs="B Nazanin"/>
                <w:b/>
                <w:bCs/>
                <w:rtl/>
                <w:lang w:bidi="fa-IR"/>
              </w:rPr>
            </w:pPr>
          </w:p>
        </w:tc>
      </w:tr>
    </w:tbl>
    <w:p w14:paraId="140EF9D3" w14:textId="751B25F7" w:rsidR="00E7539E" w:rsidRPr="00307ED9" w:rsidRDefault="00E7539E" w:rsidP="00831D28">
      <w:pPr>
        <w:bidi/>
        <w:ind w:firstLine="4"/>
        <w:rPr>
          <w:rFonts w:cs="B Nazanin"/>
          <w:b/>
          <w:bCs/>
          <w:rtl/>
          <w:lang w:bidi="fa-IR"/>
        </w:rPr>
      </w:pPr>
      <w:r w:rsidRPr="00307ED9">
        <w:rPr>
          <w:rFonts w:cs="B Nazanin"/>
          <w:noProof/>
        </w:rPr>
        <w:lastRenderedPageBreak/>
        <w:drawing>
          <wp:anchor distT="0" distB="0" distL="114300" distR="114300" simplePos="0" relativeHeight="251658240" behindDoc="0" locked="0" layoutInCell="1" allowOverlap="1" wp14:anchorId="598ECF16" wp14:editId="2D8C77EE">
            <wp:simplePos x="0" y="0"/>
            <wp:positionH relativeFrom="margin">
              <wp:align>center</wp:align>
            </wp:positionH>
            <wp:positionV relativeFrom="paragraph">
              <wp:posOffset>395605</wp:posOffset>
            </wp:positionV>
            <wp:extent cx="3009900" cy="2886899"/>
            <wp:effectExtent l="0" t="0" r="0" b="8890"/>
            <wp:wrapTopAndBottom/>
            <wp:docPr id="142002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27745" name=""/>
                    <pic:cNvPicPr/>
                  </pic:nvPicPr>
                  <pic:blipFill>
                    <a:blip r:embed="rId13">
                      <a:extLst>
                        <a:ext uri="{28A0092B-C50C-407E-A947-70E740481C1C}">
                          <a14:useLocalDpi xmlns:a14="http://schemas.microsoft.com/office/drawing/2010/main" val="0"/>
                        </a:ext>
                      </a:extLst>
                    </a:blip>
                    <a:stretch>
                      <a:fillRect/>
                    </a:stretch>
                  </pic:blipFill>
                  <pic:spPr>
                    <a:xfrm>
                      <a:off x="0" y="0"/>
                      <a:ext cx="3009900" cy="2886899"/>
                    </a:xfrm>
                    <a:prstGeom prst="rect">
                      <a:avLst/>
                    </a:prstGeom>
                  </pic:spPr>
                </pic:pic>
              </a:graphicData>
            </a:graphic>
          </wp:anchor>
        </w:drawing>
      </w:r>
      <w:r w:rsidRPr="00307ED9">
        <w:rPr>
          <w:rFonts w:cs="B Nazanin" w:hint="cs"/>
          <w:b/>
          <w:bCs/>
          <w:rtl/>
          <w:lang w:bidi="fa-IR"/>
        </w:rPr>
        <w:t xml:space="preserve">خروجی : </w:t>
      </w:r>
    </w:p>
    <w:p w14:paraId="6D2BABB1" w14:textId="6FC80B2C" w:rsidR="001C2212" w:rsidRPr="00307ED9" w:rsidRDefault="001C2212" w:rsidP="00AA5199">
      <w:pPr>
        <w:bidi/>
        <w:rPr>
          <w:rFonts w:cs="B Nazanin"/>
          <w:lang w:bidi="fa-IR"/>
        </w:rPr>
      </w:pPr>
      <w:r w:rsidRPr="00307ED9">
        <w:rPr>
          <w:rFonts w:cs="B Nazanin"/>
          <w:rtl/>
        </w:rPr>
        <w:t>معادله غیرخطی ما این بود</w:t>
      </w:r>
      <w:r w:rsidRPr="00307ED9">
        <w:rPr>
          <w:rFonts w:cs="B Nazanin"/>
          <w:lang w:bidi="fa-IR"/>
        </w:rPr>
        <w:t>:</w:t>
      </w:r>
    </w:p>
    <w:p w14:paraId="5D1697FF" w14:textId="03481A4F" w:rsidR="001C2212" w:rsidRPr="00307ED9" w:rsidRDefault="00000000" w:rsidP="00AA5199">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=0.1u-0.03162</m:t>
          </m:r>
          <m:rad>
            <m:radPr>
              <m:degHide m:val="1"/>
              <m:ctrlPr>
                <w:rPr>
                  <w:rFonts w:ascii="Cambria Math" w:hAnsi="Cambria Math" w:cs="B Nazanin"/>
                  <w:lang w:bidi="fa-IR"/>
                </w:rPr>
              </m:ctrlPr>
            </m:radPr>
            <m:deg/>
            <m:e>
              <m:r>
                <w:rPr>
                  <w:rFonts w:ascii="Cambria Math" w:hAnsi="Cambria Math" w:cs="B Nazanin"/>
                  <w:lang w:bidi="fa-IR"/>
                </w:rPr>
                <m:t>h</m:t>
              </m:r>
            </m:e>
          </m:rad>
          <m:r>
            <m:rPr>
              <m:sty m:val="p"/>
            </m:rPr>
            <w:rPr>
              <w:rFonts w:ascii="Cambria Math" w:hAnsi="Cambria Math" w:cs="B Nazanin"/>
              <w:lang w:bidi="fa-IR"/>
            </w:rPr>
            <w:br/>
          </m:r>
        </m:oMath>
      </m:oMathPara>
      <w:r w:rsidR="001C2212" w:rsidRPr="00307ED9">
        <w:rPr>
          <w:rFonts w:cs="B Nazanin"/>
          <w:rtl/>
        </w:rPr>
        <w:t>ترم غیرخطی ما</w:t>
      </w:r>
      <w:r w:rsidR="001C2212" w:rsidRPr="00307ED9">
        <w:rPr>
          <w:rFonts w:ascii="Cambria" w:hAnsi="Cambria" w:cs="Cambria" w:hint="cs"/>
          <w:rtl/>
        </w:rPr>
        <w:t> </w:t>
      </w:r>
      <m:oMath>
        <m:rad>
          <m:radPr>
            <m:degHide m:val="1"/>
            <m:ctrlPr>
              <w:rPr>
                <w:rFonts w:ascii="Cambria Math" w:hAnsi="Cambria Math" w:cs="B Nazanin"/>
                <w:lang w:bidi="fa-IR"/>
              </w:rPr>
            </m:ctrlPr>
          </m:radPr>
          <m:deg/>
          <m:e>
            <m:r>
              <w:rPr>
                <w:rFonts w:ascii="Cambria Math" w:hAnsi="Cambria Math" w:cs="B Nazanin"/>
                <w:lang w:bidi="fa-IR"/>
              </w:rPr>
              <m:t>h</m:t>
            </m:r>
          </m:e>
        </m:rad>
      </m:oMath>
      <w:r w:rsidR="001C2212" w:rsidRPr="00307ED9">
        <w:rPr>
          <w:rFonts w:cs="B Nazanin"/>
          <w:lang w:bidi="fa-IR"/>
        </w:rPr>
        <w:t> </w:t>
      </w:r>
      <w:r w:rsidR="001C2212" w:rsidRPr="00307ED9">
        <w:rPr>
          <w:rFonts w:cs="B Nazanin"/>
          <w:rtl/>
        </w:rPr>
        <w:t>است. باید از بسط تیلور استفاده کنیم</w:t>
      </w:r>
      <w:r w:rsidR="001C2212" w:rsidRPr="00307ED9">
        <w:rPr>
          <w:rFonts w:cs="B Nazanin"/>
          <w:lang w:bidi="fa-IR"/>
        </w:rPr>
        <w:t>:</w:t>
      </w:r>
    </w:p>
    <w:p w14:paraId="46D1E99A" w14:textId="0025FA28" w:rsidR="001C2212" w:rsidRPr="00AA5199" w:rsidRDefault="00000000" w:rsidP="001C2212">
      <w:pPr>
        <w:bidi/>
        <w:ind w:firstLine="720"/>
        <w:rPr>
          <w:rFonts w:cs="B Nazanin"/>
          <w:rtl/>
          <w:lang w:bidi="fa-IR"/>
        </w:rPr>
      </w:pPr>
      <m:oMathPara>
        <m:oMath>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m:t>
          </m:r>
          <m:rad>
            <m:radPr>
              <m:degHide m:val="1"/>
              <m:ctrlPr>
                <w:rPr>
                  <w:rFonts w:ascii="Cambria Math" w:hAnsi="Cambria Math" w:cs="B Nazanin"/>
                  <w:lang w:bidi="fa-IR"/>
                </w:rPr>
              </m:ctrlPr>
            </m:radPr>
            <m:deg/>
            <m:e>
              <m:sSub>
                <m:sSubPr>
                  <m:ctrlPr>
                    <w:rPr>
                      <w:rFonts w:ascii="Cambria Math" w:hAnsi="Cambria Math" w:cs="B Nazanin"/>
                      <w:lang w:bidi="fa-IR"/>
                    </w:rPr>
                  </m:ctrlPr>
                </m:sSubPr>
                <m:e>
                  <m:r>
                    <w:rPr>
                      <w:rFonts w:ascii="Cambria Math" w:hAnsi="Cambria Math" w:cs="B Nazanin"/>
                      <w:lang w:bidi="fa-IR"/>
                    </w:rPr>
                    <m:t>h</m:t>
                  </m:r>
                </m:e>
                <m:sub>
                  <m:r>
                    <w:rPr>
                      <w:rFonts w:ascii="Cambria Math" w:hAnsi="Cambria Math" w:cs="B Nazanin"/>
                      <w:lang w:bidi="fa-IR"/>
                    </w:rPr>
                    <m:t>0</m:t>
                  </m:r>
                </m:sub>
              </m:sSub>
            </m:e>
          </m:rad>
          <m:r>
            <w:rPr>
              <w:rFonts w:ascii="Cambria Math" w:hAnsi="Cambria Math" w:cs="B Nazanin"/>
              <w:lang w:bidi="fa-IR"/>
            </w:rPr>
            <m:t>+</m:t>
          </m:r>
          <m:f>
            <m:fPr>
              <m:ctrlPr>
                <w:rPr>
                  <w:rFonts w:ascii="Cambria Math" w:hAnsi="Cambria Math" w:cs="B Nazanin"/>
                  <w:lang w:bidi="fa-IR"/>
                </w:rPr>
              </m:ctrlPr>
            </m:fPr>
            <m:num>
              <m:r>
                <w:rPr>
                  <w:rFonts w:ascii="Cambria Math" w:hAnsi="Cambria Math" w:cs="B Nazanin"/>
                  <w:lang w:bidi="fa-IR"/>
                </w:rPr>
                <m:t>1</m:t>
              </m:r>
            </m:num>
            <m:den>
              <m:r>
                <w:rPr>
                  <w:rFonts w:ascii="Cambria Math" w:hAnsi="Cambria Math" w:cs="B Nazanin"/>
                  <w:lang w:bidi="fa-IR"/>
                </w:rPr>
                <m:t>2</m:t>
              </m:r>
              <m:rad>
                <m:radPr>
                  <m:degHide m:val="1"/>
                  <m:ctrlPr>
                    <w:rPr>
                      <w:rFonts w:ascii="Cambria Math" w:hAnsi="Cambria Math" w:cs="B Nazanin"/>
                      <w:lang w:bidi="fa-IR"/>
                    </w:rPr>
                  </m:ctrlPr>
                </m:radPr>
                <m:deg/>
                <m:e>
                  <m:sSub>
                    <m:sSubPr>
                      <m:ctrlPr>
                        <w:rPr>
                          <w:rFonts w:ascii="Cambria Math" w:hAnsi="Cambria Math" w:cs="B Nazanin"/>
                          <w:lang w:bidi="fa-IR"/>
                        </w:rPr>
                      </m:ctrlPr>
                    </m:sSubPr>
                    <m:e>
                      <m:r>
                        <w:rPr>
                          <w:rFonts w:ascii="Cambria Math" w:hAnsi="Cambria Math" w:cs="B Nazanin"/>
                          <w:lang w:bidi="fa-IR"/>
                        </w:rPr>
                        <m:t>h</m:t>
                      </m:r>
                    </m:e>
                    <m:sub>
                      <m:r>
                        <w:rPr>
                          <w:rFonts w:ascii="Cambria Math" w:hAnsi="Cambria Math" w:cs="B Nazanin"/>
                          <w:lang w:bidi="fa-IR"/>
                        </w:rPr>
                        <m:t>0</m:t>
                      </m:r>
                    </m:sub>
                  </m:sSub>
                </m:e>
              </m:rad>
            </m:den>
          </m:f>
          <m:r>
            <w:rPr>
              <w:rFonts w:ascii="Cambria Math" w:hAnsi="Cambria Math" w:cs="B Nazanin"/>
              <w:lang w:bidi="fa-IR"/>
            </w:rPr>
            <m:t>(h-</m:t>
          </m:r>
          <m:sSub>
            <m:sSubPr>
              <m:ctrlPr>
                <w:rPr>
                  <w:rFonts w:ascii="Cambria Math" w:hAnsi="Cambria Math" w:cs="B Nazanin"/>
                  <w:lang w:bidi="fa-IR"/>
                </w:rPr>
              </m:ctrlPr>
            </m:sSubPr>
            <m:e>
              <m:r>
                <w:rPr>
                  <w:rFonts w:ascii="Cambria Math" w:hAnsi="Cambria Math" w:cs="B Nazanin"/>
                  <w:lang w:bidi="fa-IR"/>
                </w:rPr>
                <m:t>h</m:t>
              </m:r>
            </m:e>
            <m:sub>
              <m:r>
                <w:rPr>
                  <w:rFonts w:ascii="Cambria Math" w:hAnsi="Cambria Math" w:cs="B Nazanin"/>
                  <w:lang w:bidi="fa-IR"/>
                </w:rPr>
                <m:t>0</m:t>
              </m:r>
            </m:sub>
          </m:sSub>
          <m:r>
            <w:rPr>
              <w:rFonts w:ascii="Cambria Math" w:hAnsi="Cambria Math" w:cs="B Nazanin"/>
              <w:lang w:bidi="fa-IR"/>
            </w:rPr>
            <m:t>)</m:t>
          </m:r>
          <m:r>
            <m:rPr>
              <m:sty m:val="p"/>
            </m:rPr>
            <w:rPr>
              <w:rFonts w:ascii="Cambria Math" w:hAnsi="Cambria Math" w:cs="B Nazanin"/>
              <w:lang w:bidi="fa-IR"/>
            </w:rPr>
            <w:br/>
          </m:r>
        </m:oMath>
        <m:oMath>
          <m:rad>
            <m:radPr>
              <m:degHide m:val="1"/>
              <m:ctrlPr>
                <w:rPr>
                  <w:rFonts w:ascii="Cambria Math" w:hAnsi="Cambria Math" w:cs="B Nazanin"/>
                  <w:lang w:bidi="fa-IR"/>
                </w:rPr>
              </m:ctrlPr>
            </m:radPr>
            <m:deg/>
            <m:e>
              <m:r>
                <w:rPr>
                  <w:rFonts w:ascii="Cambria Math" w:hAnsi="Cambria Math" w:cs="B Nazanin"/>
                  <w:lang w:bidi="fa-IR"/>
                </w:rPr>
                <m:t>h</m:t>
              </m:r>
            </m:e>
          </m:rad>
          <m:r>
            <w:rPr>
              <w:rFonts w:ascii="Cambria Math" w:hAnsi="Cambria Math" w:cs="B Nazanin"/>
              <w:lang w:bidi="fa-IR"/>
            </w:rPr>
            <m:t>≈3.162+</m:t>
          </m:r>
          <m:f>
            <m:fPr>
              <m:ctrlPr>
                <w:rPr>
                  <w:rFonts w:ascii="Cambria Math" w:hAnsi="Cambria Math" w:cs="B Nazanin"/>
                  <w:lang w:bidi="fa-IR"/>
                </w:rPr>
              </m:ctrlPr>
            </m:fPr>
            <m:num>
              <m:r>
                <w:rPr>
                  <w:rFonts w:ascii="Cambria Math" w:hAnsi="Cambria Math" w:cs="B Nazanin"/>
                  <w:lang w:bidi="fa-IR"/>
                </w:rPr>
                <m:t>1</m:t>
              </m:r>
            </m:num>
            <m:den>
              <m:r>
                <w:rPr>
                  <w:rFonts w:ascii="Cambria Math" w:hAnsi="Cambria Math" w:cs="B Nazanin"/>
                  <w:lang w:bidi="fa-IR"/>
                </w:rPr>
                <m:t>6.324</m:t>
              </m:r>
            </m:den>
          </m:f>
          <m:r>
            <w:rPr>
              <w:rFonts w:ascii="Cambria Math" w:hAnsi="Cambria Math" w:cs="B Nazanin"/>
              <w:lang w:bidi="fa-IR"/>
            </w:rPr>
            <m:t>(h-</m:t>
          </m:r>
          <m:r>
            <w:rPr>
              <w:rFonts w:ascii="Cambria Math" w:hAnsi="Cambria Math" w:cs="B Nazanin"/>
              <w:lang w:bidi="fa-IR"/>
            </w:rPr>
            <m:t>10)=3.162+0.158(</m:t>
          </m:r>
          <m:r>
            <w:rPr>
              <w:rFonts w:ascii="Cambria Math" w:hAnsi="Cambria Math" w:cs="B Nazanin"/>
              <w:lang w:bidi="fa-IR"/>
            </w:rPr>
            <m:t>h-</m:t>
          </m:r>
          <m:r>
            <w:rPr>
              <w:rFonts w:ascii="Cambria Math" w:hAnsi="Cambria Math" w:cs="B Nazanin"/>
              <w:lang w:bidi="fa-IR"/>
            </w:rPr>
            <m:t>10)</m:t>
          </m:r>
          <m:r>
            <m:rPr>
              <m:sty m:val="p"/>
            </m:rPr>
            <w:rPr>
              <w:rFonts w:ascii="Cambria Math" w:hAnsi="Cambria Math" w:cs="B Nazanin"/>
              <w:lang w:bidi="fa-IR"/>
            </w:rPr>
            <w:br/>
          </m:r>
        </m:oMath>
      </m:oMathPara>
    </w:p>
    <w:p w14:paraId="4BFA7F83" w14:textId="77777777" w:rsidR="00AA5199" w:rsidRPr="00307ED9" w:rsidRDefault="00AA5199" w:rsidP="00AA5199">
      <w:pPr>
        <w:bidi/>
        <w:ind w:firstLine="720"/>
        <w:rPr>
          <w:rFonts w:cs="B Nazanin"/>
          <w:lang w:bidi="fa-IR"/>
        </w:rPr>
      </w:pPr>
    </w:p>
    <w:p w14:paraId="7DFB9C39" w14:textId="77777777" w:rsidR="001C2212" w:rsidRPr="00307ED9" w:rsidRDefault="001C2212" w:rsidP="001C2212">
      <w:pPr>
        <w:bidi/>
        <w:ind w:firstLine="720"/>
        <w:rPr>
          <w:rFonts w:cs="B Nazanin"/>
          <w:lang w:bidi="fa-IR"/>
        </w:rPr>
      </w:pPr>
      <w:r w:rsidRPr="00307ED9">
        <w:rPr>
          <w:rFonts w:cs="B Nazanin"/>
          <w:rtl/>
        </w:rPr>
        <w:lastRenderedPageBreak/>
        <w:t>جایگذاری در معادله اصلی</w:t>
      </w:r>
      <w:r w:rsidRPr="00307ED9">
        <w:rPr>
          <w:rFonts w:cs="B Nazanin"/>
          <w:lang w:bidi="fa-IR"/>
        </w:rPr>
        <w:t>:</w:t>
      </w:r>
    </w:p>
    <w:p w14:paraId="38A52A66" w14:textId="70651E25" w:rsidR="001C2212" w:rsidRPr="00307ED9" w:rsidRDefault="00000000" w:rsidP="001C2212">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=0.1u-0.03162[3.162+0.158(</m:t>
          </m:r>
          <m:r>
            <w:rPr>
              <w:rFonts w:ascii="Cambria Math" w:hAnsi="Cambria Math" w:cs="B Nazanin"/>
              <w:lang w:bidi="fa-IR"/>
            </w:rPr>
            <m:t>h-</m:t>
          </m:r>
          <m:r>
            <w:rPr>
              <w:rFonts w:ascii="Cambria Math" w:hAnsi="Cambria Math" w:cs="B Nazanin"/>
              <w:lang w:bidi="fa-IR"/>
            </w:rPr>
            <m:t>10)]</m:t>
          </m:r>
          <m:r>
            <m:rPr>
              <m:sty m:val="p"/>
            </m:rPr>
            <w:rPr>
              <w:rFonts w:ascii="Cambria Math" w:hAnsi="Cambria Math" w:cs="B Nazanin"/>
              <w:lang w:bidi="fa-IR"/>
            </w:rPr>
            <w:br/>
          </m:r>
        </m:oMath>
        <m:oMath>
          <m:f>
            <m:fPr>
              <m:ctrlPr>
                <w:rPr>
                  <w:rFonts w:ascii="Cambria Math" w:hAnsi="Cambria Math" w:cs="B Nazanin"/>
                  <w:lang w:bidi="fa-IR"/>
                </w:rPr>
              </m:ctrlPr>
            </m:fPr>
            <m:num>
              <m:r>
                <w:rPr>
                  <w:rFonts w:ascii="Cambria Math" w:hAnsi="Cambria Math" w:cs="B Nazanin"/>
                  <w:lang w:bidi="fa-IR"/>
                </w:rPr>
                <m:t>dh</m:t>
              </m:r>
            </m:num>
            <m:den>
              <m:r>
                <w:rPr>
                  <w:rFonts w:ascii="Cambria Math" w:hAnsi="Cambria Math" w:cs="B Nazanin"/>
                  <w:lang w:bidi="fa-IR"/>
                </w:rPr>
                <m:t>dt</m:t>
              </m:r>
            </m:den>
          </m:f>
          <m:r>
            <w:rPr>
              <w:rFonts w:ascii="Cambria Math" w:hAnsi="Cambria Math" w:cs="B Nazanin"/>
              <w:lang w:bidi="fa-IR"/>
            </w:rPr>
            <m:t>=0.1u-0.1-0.005(</m:t>
          </m:r>
          <m:r>
            <w:rPr>
              <w:rFonts w:ascii="Cambria Math" w:hAnsi="Cambria Math" w:cs="B Nazanin"/>
              <w:lang w:bidi="fa-IR"/>
            </w:rPr>
            <m:t>h-</m:t>
          </m:r>
          <m:r>
            <w:rPr>
              <w:rFonts w:ascii="Cambria Math" w:hAnsi="Cambria Math" w:cs="B Nazanin"/>
              <w:lang w:bidi="fa-IR"/>
            </w:rPr>
            <m:t>10)</m:t>
          </m:r>
          <m:r>
            <m:rPr>
              <m:sty m:val="p"/>
            </m:rPr>
            <w:rPr>
              <w:rFonts w:ascii="Cambria Math" w:hAnsi="Cambria Math" w:cs="B Nazanin"/>
              <w:lang w:bidi="fa-IR"/>
            </w:rPr>
            <w:br/>
          </m:r>
        </m:oMath>
      </m:oMathPara>
    </w:p>
    <w:p w14:paraId="23EE9E03" w14:textId="77777777" w:rsidR="00AA5199" w:rsidRDefault="001C2212" w:rsidP="00AA5199">
      <w:pPr>
        <w:bidi/>
        <w:rPr>
          <w:rFonts w:cs="B Nazanin"/>
          <w:rtl/>
          <w:lang w:bidi="fa-IR"/>
        </w:rPr>
      </w:pPr>
      <w:r w:rsidRPr="00307ED9">
        <w:rPr>
          <w:rFonts w:cs="B Nazanin"/>
          <w:rtl/>
        </w:rPr>
        <w:t>حالا متغیرهای انحرافی (کوچک) را تعریف می‌کنیم</w:t>
      </w:r>
      <w:r w:rsidR="00AA5199">
        <w:rPr>
          <w:rFonts w:cs="B Nazanin"/>
          <w:lang w:bidi="fa-IR"/>
        </w:rPr>
        <w:t>:</w:t>
      </w:r>
    </w:p>
    <w:p w14:paraId="04850C27" w14:textId="43AC05D1" w:rsidR="00AA5199" w:rsidRDefault="001C2212" w:rsidP="00AA5199">
      <w:pPr>
        <w:bidi/>
        <w:rPr>
          <w:rFonts w:cs="B Nazanin"/>
          <w:rtl/>
          <w:lang w:bidi="fa-IR"/>
        </w:rPr>
      </w:pPr>
      <m:oMath>
        <m:r>
          <m:rPr>
            <m:sty m:val="p"/>
          </m:rPr>
          <w:rPr>
            <w:rFonts w:ascii="Cambria Math" w:hAnsi="Cambria Math" w:cs="B Nazanin"/>
            <w:lang w:bidi="fa-IR"/>
          </w:rPr>
          <m:t>Δ</m:t>
        </m:r>
        <m:r>
          <w:rPr>
            <w:rFonts w:ascii="Cambria Math" w:hAnsi="Cambria Math" w:cs="B Nazanin"/>
            <w:lang w:bidi="fa-IR"/>
          </w:rPr>
          <m:t>h=h-</m:t>
        </m:r>
        <m:r>
          <w:rPr>
            <w:rFonts w:ascii="Cambria Math" w:hAnsi="Cambria Math" w:cs="B Nazanin"/>
            <w:lang w:bidi="fa-IR"/>
          </w:rPr>
          <m:t>10</m:t>
        </m:r>
      </m:oMath>
      <w:r w:rsidR="00AA5199">
        <w:rPr>
          <w:rFonts w:cs="B Nazanin"/>
          <w:lang w:bidi="fa-IR"/>
        </w:rPr>
        <w:t> </w:t>
      </w:r>
      <w:r w:rsidRPr="00307ED9">
        <w:rPr>
          <w:rFonts w:cs="B Nazanin"/>
          <w:rtl/>
        </w:rPr>
        <w:t xml:space="preserve">تغییرات ارتفاع نسبت به </w:t>
      </w:r>
      <w:r w:rsidRPr="00307ED9">
        <w:rPr>
          <w:rFonts w:cs="B Nazanin"/>
          <w:rtl/>
          <w:lang w:bidi="fa-IR"/>
        </w:rPr>
        <w:t>۱۰</w:t>
      </w:r>
      <w:r w:rsidR="00AA5199">
        <w:rPr>
          <w:rFonts w:cs="B Nazanin" w:hint="cs"/>
          <w:rtl/>
          <w:lang w:bidi="fa-IR"/>
        </w:rPr>
        <w:t>.</w:t>
      </w:r>
    </w:p>
    <w:p w14:paraId="33584FEA" w14:textId="14881576" w:rsidR="001C2212" w:rsidRPr="00307ED9" w:rsidRDefault="00AA5199" w:rsidP="00AA5199">
      <w:pPr>
        <w:bidi/>
        <w:rPr>
          <w:rFonts w:cs="B Nazanin"/>
          <w:lang w:bidi="fa-IR"/>
        </w:rPr>
      </w:pPr>
      <m:oMath>
        <m:r>
          <m:rPr>
            <m:sty m:val="p"/>
          </m:rPr>
          <w:rPr>
            <w:rFonts w:ascii="Cambria Math" w:hAnsi="Cambria Math" w:cs="B Nazanin"/>
            <w:lang w:bidi="fa-IR"/>
          </w:rPr>
          <m:t xml:space="preserve"> Δ</m:t>
        </m:r>
        <m:r>
          <w:rPr>
            <w:rFonts w:ascii="Cambria Math" w:hAnsi="Cambria Math" w:cs="B Nazanin"/>
            <w:lang w:bidi="fa-IR"/>
          </w:rPr>
          <m:t>u=u-1</m:t>
        </m:r>
      </m:oMath>
      <w:r w:rsidR="001C2212" w:rsidRPr="00307ED9">
        <w:rPr>
          <w:rFonts w:cs="B Nazanin"/>
          <w:rtl/>
        </w:rPr>
        <w:t xml:space="preserve">تغییرات ورودی نسبت به </w:t>
      </w:r>
      <w:r w:rsidR="001C2212" w:rsidRPr="00307ED9">
        <w:rPr>
          <w:rFonts w:cs="B Nazanin"/>
          <w:rtl/>
          <w:lang w:bidi="fa-IR"/>
        </w:rPr>
        <w:t>۱</w:t>
      </w:r>
      <w:r>
        <w:rPr>
          <w:rFonts w:cs="B Nazanin" w:hint="cs"/>
          <w:rtl/>
          <w:lang w:bidi="fa-IR"/>
        </w:rPr>
        <w:t>.</w:t>
      </w:r>
    </w:p>
    <w:p w14:paraId="5DFE9B13" w14:textId="77777777" w:rsidR="001C2212" w:rsidRPr="00307ED9" w:rsidRDefault="001C2212" w:rsidP="00AA5199">
      <w:pPr>
        <w:bidi/>
        <w:rPr>
          <w:rFonts w:cs="B Nazanin"/>
          <w:lang w:bidi="fa-IR"/>
        </w:rPr>
      </w:pPr>
      <w:r w:rsidRPr="00307ED9">
        <w:rPr>
          <w:rFonts w:cs="B Nazanin"/>
          <w:rtl/>
        </w:rPr>
        <w:t>با ساده‌سازی معادله (ثابت‌ها همدیگر را خط می‌زنند)</w:t>
      </w:r>
      <w:r w:rsidRPr="00307ED9">
        <w:rPr>
          <w:rFonts w:cs="B Nazanin"/>
          <w:lang w:bidi="fa-IR"/>
        </w:rPr>
        <w:t>:</w:t>
      </w:r>
    </w:p>
    <w:p w14:paraId="0B90044B" w14:textId="51AAF6BE" w:rsidR="001C2212" w:rsidRPr="00307ED9" w:rsidRDefault="00000000" w:rsidP="001C2212">
      <w:pPr>
        <w:bidi/>
        <w:ind w:firstLine="720"/>
        <w:rPr>
          <w:rFonts w:cs="B Nazanin"/>
          <w:lang w:bidi="fa-IR"/>
        </w:rPr>
      </w:pPr>
      <m:oMathPara>
        <m:oMath>
          <m:f>
            <m:fPr>
              <m:ctrlPr>
                <w:rPr>
                  <w:rFonts w:ascii="Cambria Math" w:hAnsi="Cambria Math" w:cs="B Nazanin"/>
                  <w:lang w:bidi="fa-IR"/>
                </w:rPr>
              </m:ctrlPr>
            </m:fPr>
            <m:num>
              <m:r>
                <w:rPr>
                  <w:rFonts w:ascii="Cambria Math" w:hAnsi="Cambria Math" w:cs="B Nazanin"/>
                  <w:lang w:bidi="fa-IR"/>
                </w:rPr>
                <m:t>d</m:t>
              </m:r>
              <m:r>
                <m:rPr>
                  <m:sty m:val="p"/>
                </m:rPr>
                <w:rPr>
                  <w:rFonts w:ascii="Cambria Math" w:hAnsi="Cambria Math" w:cs="B Nazanin"/>
                  <w:lang w:bidi="fa-IR"/>
                </w:rPr>
                <m:t>Δ</m:t>
              </m:r>
              <m:r>
                <w:rPr>
                  <w:rFonts w:ascii="Cambria Math" w:hAnsi="Cambria Math" w:cs="B Nazanin"/>
                  <w:lang w:bidi="fa-IR"/>
                </w:rPr>
                <m:t>h</m:t>
              </m:r>
            </m:num>
            <m:den>
              <m:r>
                <w:rPr>
                  <w:rFonts w:ascii="Cambria Math" w:hAnsi="Cambria Math" w:cs="B Nazanin"/>
                  <w:lang w:bidi="fa-IR"/>
                </w:rPr>
                <m:t>dt</m:t>
              </m:r>
            </m:den>
          </m:f>
          <m:r>
            <w:rPr>
              <w:rFonts w:ascii="Cambria Math" w:hAnsi="Cambria Math" w:cs="B Nazanin"/>
              <w:lang w:bidi="fa-IR"/>
            </w:rPr>
            <m:t>=0.1</m:t>
          </m:r>
          <m:r>
            <m:rPr>
              <m:sty m:val="p"/>
            </m:rPr>
            <w:rPr>
              <w:rFonts w:ascii="Cambria Math" w:hAnsi="Cambria Math" w:cs="B Nazanin"/>
              <w:lang w:bidi="fa-IR"/>
            </w:rPr>
            <m:t>Δ</m:t>
          </m:r>
          <m:r>
            <w:rPr>
              <w:rFonts w:ascii="Cambria Math" w:hAnsi="Cambria Math" w:cs="B Nazanin"/>
              <w:lang w:bidi="fa-IR"/>
            </w:rPr>
            <m:t>u-0.005</m:t>
          </m:r>
          <m:r>
            <m:rPr>
              <m:sty m:val="p"/>
            </m:rPr>
            <w:rPr>
              <w:rFonts w:ascii="Cambria Math" w:hAnsi="Cambria Math" w:cs="B Nazanin"/>
              <w:lang w:bidi="fa-IR"/>
            </w:rPr>
            <m:t>Δ</m:t>
          </m:r>
          <m:r>
            <w:rPr>
              <w:rFonts w:ascii="Cambria Math" w:hAnsi="Cambria Math" w:cs="B Nazanin"/>
              <w:lang w:bidi="fa-IR"/>
            </w:rPr>
            <m:t>h</m:t>
          </m:r>
          <m:r>
            <m:rPr>
              <m:sty m:val="p"/>
            </m:rPr>
            <w:rPr>
              <w:rFonts w:ascii="Cambria Math" w:hAnsi="Cambria Math" w:cs="B Nazanin"/>
              <w:lang w:bidi="fa-IR"/>
            </w:rPr>
            <w:br/>
          </m:r>
        </m:oMath>
      </m:oMathPara>
    </w:p>
    <w:p w14:paraId="2F01634D" w14:textId="3BE3C27E" w:rsidR="001C2212" w:rsidRPr="00307ED9" w:rsidRDefault="001C2212" w:rsidP="00B31C37">
      <w:pPr>
        <w:pStyle w:val="Heading2"/>
        <w:bidi/>
        <w:rPr>
          <w:lang w:bidi="fa-IR"/>
        </w:rPr>
      </w:pPr>
      <w:bookmarkStart w:id="23" w:name="_Toc221807993"/>
      <w:r w:rsidRPr="00307ED9">
        <w:rPr>
          <w:rtl/>
        </w:rPr>
        <w:t>تابع تبدیل نهایی</w:t>
      </w:r>
      <w:r w:rsidRPr="00307ED9">
        <w:rPr>
          <w:lang w:bidi="fa-IR"/>
        </w:rPr>
        <w:t xml:space="preserve"> (Transfer Function)</w:t>
      </w:r>
      <w:bookmarkEnd w:id="23"/>
    </w:p>
    <w:p w14:paraId="634B4156" w14:textId="77777777" w:rsidR="001C2212" w:rsidRPr="00307ED9" w:rsidRDefault="001C2212" w:rsidP="00AA5199">
      <w:pPr>
        <w:bidi/>
        <w:rPr>
          <w:rFonts w:cs="B Nazanin"/>
          <w:lang w:bidi="fa-IR"/>
        </w:rPr>
      </w:pPr>
      <w:r w:rsidRPr="00307ED9">
        <w:rPr>
          <w:rFonts w:cs="B Nazanin"/>
          <w:rtl/>
        </w:rPr>
        <w:t>حالا از طرفین لاپلاس می‌گیریم</w:t>
      </w:r>
      <w:r w:rsidRPr="00307ED9">
        <w:rPr>
          <w:rFonts w:cs="B Nazanin"/>
          <w:lang w:bidi="fa-IR"/>
        </w:rPr>
        <w:t>:</w:t>
      </w:r>
    </w:p>
    <w:p w14:paraId="59165B34" w14:textId="19DB7753" w:rsidR="001C2212" w:rsidRPr="00307ED9" w:rsidRDefault="001C2212" w:rsidP="001C2212">
      <w:pPr>
        <w:bidi/>
        <w:ind w:firstLine="720"/>
        <w:rPr>
          <w:rFonts w:cs="B Nazanin"/>
          <w:lang w:bidi="fa-IR"/>
        </w:rPr>
      </w:pPr>
      <m:oMathPara>
        <m:oMath>
          <m:r>
            <w:rPr>
              <w:rFonts w:ascii="Cambria Math" w:hAnsi="Cambria Math" w:cs="B Nazanin"/>
              <w:lang w:bidi="fa-IR"/>
            </w:rPr>
            <m:t>s</m:t>
          </m:r>
          <m:r>
            <m:rPr>
              <m:sty m:val="p"/>
            </m:rPr>
            <w:rPr>
              <w:rFonts w:ascii="Cambria Math" w:hAnsi="Cambria Math" w:cs="B Nazanin"/>
              <w:lang w:bidi="fa-IR"/>
            </w:rPr>
            <m:t>Δ</m:t>
          </m:r>
          <m:r>
            <w:rPr>
              <w:rFonts w:ascii="Cambria Math" w:hAnsi="Cambria Math" w:cs="B Nazanin"/>
              <w:lang w:bidi="fa-IR"/>
            </w:rPr>
            <m:t>H(s)=0.1</m:t>
          </m:r>
          <m:r>
            <m:rPr>
              <m:sty m:val="p"/>
            </m:rPr>
            <w:rPr>
              <w:rFonts w:ascii="Cambria Math" w:hAnsi="Cambria Math" w:cs="B Nazanin"/>
              <w:lang w:bidi="fa-IR"/>
            </w:rPr>
            <m:t>Δ</m:t>
          </m:r>
          <m:r>
            <w:rPr>
              <w:rFonts w:ascii="Cambria Math" w:hAnsi="Cambria Math" w:cs="B Nazanin"/>
              <w:lang w:bidi="fa-IR"/>
            </w:rPr>
            <m:t>U(s)-0.005</m:t>
          </m:r>
          <m:r>
            <m:rPr>
              <m:sty m:val="p"/>
            </m:rPr>
            <w:rPr>
              <w:rFonts w:ascii="Cambria Math" w:hAnsi="Cambria Math" w:cs="B Nazanin"/>
              <w:lang w:bidi="fa-IR"/>
            </w:rPr>
            <m:t>Δ</m:t>
          </m:r>
          <m:r>
            <w:rPr>
              <w:rFonts w:ascii="Cambria Math" w:hAnsi="Cambria Math" w:cs="B Nazanin"/>
              <w:lang w:bidi="fa-IR"/>
            </w:rPr>
            <m:t>H(s)</m:t>
          </m:r>
          <m:r>
            <m:rPr>
              <m:sty m:val="p"/>
            </m:rPr>
            <w:rPr>
              <w:rFonts w:ascii="Cambria Math" w:hAnsi="Cambria Math" w:cs="B Nazanin"/>
              <w:lang w:bidi="fa-IR"/>
            </w:rPr>
            <w:br/>
          </m:r>
        </m:oMath>
        <m:oMath>
          <m:r>
            <w:rPr>
              <w:rFonts w:ascii="Cambria Math" w:hAnsi="Cambria Math" w:cs="B Nazanin"/>
              <w:lang w:bidi="fa-IR"/>
            </w:rPr>
            <m:t>s</m:t>
          </m:r>
          <m:r>
            <m:rPr>
              <m:sty m:val="p"/>
            </m:rPr>
            <w:rPr>
              <w:rFonts w:ascii="Cambria Math" w:hAnsi="Cambria Math" w:cs="B Nazanin"/>
              <w:lang w:bidi="fa-IR"/>
            </w:rPr>
            <m:t>Δ</m:t>
          </m:r>
          <m:r>
            <w:rPr>
              <w:rFonts w:ascii="Cambria Math" w:hAnsi="Cambria Math" w:cs="B Nazanin"/>
              <w:lang w:bidi="fa-IR"/>
            </w:rPr>
            <m:t>H(s)+0.005</m:t>
          </m:r>
          <m:r>
            <m:rPr>
              <m:sty m:val="p"/>
            </m:rPr>
            <w:rPr>
              <w:rFonts w:ascii="Cambria Math" w:hAnsi="Cambria Math" w:cs="B Nazanin"/>
              <w:lang w:bidi="fa-IR"/>
            </w:rPr>
            <m:t>Δ</m:t>
          </m:r>
          <m:r>
            <w:rPr>
              <w:rFonts w:ascii="Cambria Math" w:hAnsi="Cambria Math" w:cs="B Nazanin"/>
              <w:lang w:bidi="fa-IR"/>
            </w:rPr>
            <m:t>H(s)=0.1</m:t>
          </m:r>
          <m:r>
            <m:rPr>
              <m:sty m:val="p"/>
            </m:rPr>
            <w:rPr>
              <w:rFonts w:ascii="Cambria Math" w:hAnsi="Cambria Math" w:cs="B Nazanin"/>
              <w:lang w:bidi="fa-IR"/>
            </w:rPr>
            <m:t>Δ</m:t>
          </m:r>
          <m:r>
            <w:rPr>
              <w:rFonts w:ascii="Cambria Math" w:hAnsi="Cambria Math" w:cs="B Nazanin"/>
              <w:lang w:bidi="fa-IR"/>
            </w:rPr>
            <m:t>U(s)</m:t>
          </m:r>
          <m:r>
            <m:rPr>
              <m:sty m:val="p"/>
            </m:rPr>
            <w:rPr>
              <w:rFonts w:ascii="Cambria Math" w:hAnsi="Cambria Math" w:cs="B Nazanin"/>
              <w:lang w:bidi="fa-IR"/>
            </w:rPr>
            <w:br/>
          </m:r>
        </m:oMath>
        <m:oMath>
          <m:d>
            <m:dPr>
              <m:ctrlPr>
                <w:rPr>
                  <w:rFonts w:ascii="Cambria Math" w:hAnsi="Cambria Math" w:cs="B Nazanin"/>
                  <w:lang w:bidi="fa-IR"/>
                </w:rPr>
              </m:ctrlPr>
            </m:dPr>
            <m:e>
              <m:r>
                <w:rPr>
                  <w:rFonts w:ascii="Cambria Math" w:hAnsi="Cambria Math" w:cs="B Nazanin"/>
                  <w:lang w:bidi="fa-IR"/>
                </w:rPr>
                <m:t>s+0.005)</m:t>
              </m:r>
              <m:r>
                <m:rPr>
                  <m:sty m:val="p"/>
                </m:rPr>
                <w:rPr>
                  <w:rFonts w:ascii="Cambria Math" w:hAnsi="Cambria Math" w:cs="B Nazanin"/>
                  <w:lang w:bidi="fa-IR"/>
                </w:rPr>
                <m:t>Δ</m:t>
              </m:r>
              <m:r>
                <w:rPr>
                  <w:rFonts w:ascii="Cambria Math" w:hAnsi="Cambria Math" w:cs="B Nazanin"/>
                  <w:lang w:bidi="fa-IR"/>
                </w:rPr>
                <m:t>H(s)=0.1</m:t>
              </m:r>
              <m:r>
                <m:rPr>
                  <m:sty m:val="p"/>
                </m:rPr>
                <w:rPr>
                  <w:rFonts w:ascii="Cambria Math" w:hAnsi="Cambria Math" w:cs="B Nazanin"/>
                  <w:lang w:bidi="fa-IR"/>
                </w:rPr>
                <m:t>Δ</m:t>
              </m:r>
              <m:r>
                <w:rPr>
                  <w:rFonts w:ascii="Cambria Math" w:hAnsi="Cambria Math" w:cs="B Nazanin"/>
                  <w:lang w:bidi="fa-IR"/>
                </w:rPr>
                <m:t>U(s</m:t>
              </m:r>
            </m:e>
          </m:d>
          <m:r>
            <m:rPr>
              <m:sty m:val="p"/>
            </m:rPr>
            <w:rPr>
              <w:rFonts w:ascii="Cambria Math" w:hAnsi="Cambria Math" w:cs="B Nazanin"/>
              <w:lang w:bidi="fa-IR"/>
            </w:rPr>
            <w:br/>
          </m:r>
        </m:oMath>
        <m:oMath>
          <m:r>
            <w:rPr>
              <w:rFonts w:ascii="Cambria Math" w:hAnsi="Cambria Math" w:cs="B Nazanin"/>
              <w:lang w:bidi="fa-IR"/>
            </w:rPr>
            <m:t>G(s)=</m:t>
          </m:r>
          <m:f>
            <m:fPr>
              <m:ctrlPr>
                <w:rPr>
                  <w:rFonts w:ascii="Cambria Math" w:hAnsi="Cambria Math" w:cs="B Nazanin"/>
                  <w:lang w:bidi="fa-IR"/>
                </w:rPr>
              </m:ctrlPr>
            </m:fPr>
            <m:num>
              <m:r>
                <m:rPr>
                  <m:sty m:val="p"/>
                </m:rPr>
                <w:rPr>
                  <w:rFonts w:ascii="Cambria Math" w:hAnsi="Cambria Math" w:cs="B Nazanin"/>
                  <w:lang w:bidi="fa-IR"/>
                </w:rPr>
                <m:t>Δ</m:t>
              </m:r>
              <m:r>
                <w:rPr>
                  <w:rFonts w:ascii="Cambria Math" w:hAnsi="Cambria Math" w:cs="B Nazanin"/>
                  <w:lang w:bidi="fa-IR"/>
                </w:rPr>
                <m:t>H(s)</m:t>
              </m:r>
            </m:num>
            <m:den>
              <m:r>
                <m:rPr>
                  <m:sty m:val="p"/>
                </m:rPr>
                <w:rPr>
                  <w:rFonts w:ascii="Cambria Math" w:hAnsi="Cambria Math" w:cs="B Nazanin"/>
                  <w:lang w:bidi="fa-IR"/>
                </w:rPr>
                <m:t>Δ</m:t>
              </m:r>
              <m:r>
                <w:rPr>
                  <w:rFonts w:ascii="Cambria Math" w:hAnsi="Cambria Math" w:cs="B Nazanin"/>
                  <w:lang w:bidi="fa-IR"/>
                </w:rPr>
                <m:t>U(s)</m:t>
              </m:r>
            </m:den>
          </m:f>
          <m:r>
            <w:rPr>
              <w:rFonts w:ascii="Cambria Math" w:hAnsi="Cambria Math" w:cs="B Nazanin"/>
              <w:lang w:bidi="fa-IR"/>
            </w:rPr>
            <m:t>=</m:t>
          </m:r>
          <m:f>
            <m:fPr>
              <m:ctrlPr>
                <w:rPr>
                  <w:rFonts w:ascii="Cambria Math" w:hAnsi="Cambria Math" w:cs="B Nazanin"/>
                  <w:lang w:bidi="fa-IR"/>
                </w:rPr>
              </m:ctrlPr>
            </m:fPr>
            <m:num>
              <m:r>
                <w:rPr>
                  <w:rFonts w:ascii="Cambria Math" w:hAnsi="Cambria Math" w:cs="B Nazanin"/>
                  <w:lang w:bidi="fa-IR"/>
                </w:rPr>
                <m:t>0.1</m:t>
              </m:r>
            </m:num>
            <m:den>
              <m:r>
                <w:rPr>
                  <w:rFonts w:ascii="Cambria Math" w:hAnsi="Cambria Math" w:cs="B Nazanin"/>
                  <w:lang w:bidi="fa-IR"/>
                </w:rPr>
                <m:t>s+0.005</m:t>
              </m:r>
            </m:den>
          </m:f>
          <m:r>
            <m:rPr>
              <m:sty m:val="p"/>
            </m:rPr>
            <w:rPr>
              <w:rFonts w:ascii="Cambria Math" w:hAnsi="Cambria Math" w:cs="B Nazanin"/>
              <w:lang w:bidi="fa-IR"/>
            </w:rPr>
            <w:br/>
          </m:r>
        </m:oMath>
      </m:oMathPara>
    </w:p>
    <w:p w14:paraId="49B5C75C" w14:textId="15D30BA4" w:rsidR="001C2212" w:rsidRPr="00307ED9" w:rsidRDefault="001C2212" w:rsidP="00DF7442">
      <w:pPr>
        <w:bidi/>
        <w:rPr>
          <w:rFonts w:cs="B Nazanin"/>
          <w:lang w:bidi="fa-IR"/>
        </w:rPr>
      </w:pPr>
      <w:r w:rsidRPr="00307ED9">
        <w:rPr>
          <w:rFonts w:cs="B Nazanin"/>
          <w:rtl/>
        </w:rPr>
        <w:t>یا به فرم استاندارد</w:t>
      </w:r>
      <w:r w:rsidRPr="00307ED9">
        <w:rPr>
          <w:rFonts w:ascii="Cambria" w:hAnsi="Cambria" w:cs="Cambria" w:hint="cs"/>
          <w:rtl/>
        </w:rPr>
        <w:t> </w:t>
      </w:r>
      <m:oMath>
        <m:f>
          <m:fPr>
            <m:ctrlPr>
              <w:rPr>
                <w:rFonts w:ascii="Cambria Math" w:hAnsi="Cambria Math" w:cs="B Nazanin"/>
                <w:lang w:bidi="fa-IR"/>
              </w:rPr>
            </m:ctrlPr>
          </m:fPr>
          <m:num>
            <m:r>
              <w:rPr>
                <w:rFonts w:ascii="Cambria Math" w:hAnsi="Cambria Math" w:cs="B Nazanin"/>
                <w:lang w:bidi="fa-IR"/>
              </w:rPr>
              <m:t>K</m:t>
            </m:r>
          </m:num>
          <m:den>
            <m:r>
              <w:rPr>
                <w:rFonts w:ascii="Cambria Math" w:hAnsi="Cambria Math" w:cs="B Nazanin"/>
                <w:lang w:bidi="fa-IR"/>
              </w:rPr>
              <m:t>τs+1</m:t>
            </m:r>
          </m:den>
        </m:f>
      </m:oMath>
      <w:r w:rsidRPr="00307ED9">
        <w:rPr>
          <w:rFonts w:cs="B Nazanin"/>
          <w:lang w:bidi="fa-IR"/>
        </w:rPr>
        <w:t> </w:t>
      </w:r>
      <w:r w:rsidRPr="00307ED9">
        <w:rPr>
          <w:rFonts w:cs="B Nazanin"/>
          <w:rtl/>
        </w:rPr>
        <w:t xml:space="preserve">با تقسیم صورت و مخرج بر </w:t>
      </w:r>
      <w:r w:rsidRPr="00307ED9">
        <w:rPr>
          <w:rFonts w:cs="B Nazanin"/>
          <w:rtl/>
          <w:lang w:bidi="fa-IR"/>
        </w:rPr>
        <w:t>۰.۰۰۵</w:t>
      </w:r>
      <w:r w:rsidRPr="00307ED9">
        <w:rPr>
          <w:rFonts w:cs="B Nazanin"/>
          <w:lang w:bidi="fa-IR"/>
        </w:rPr>
        <w:t>:</w:t>
      </w:r>
    </w:p>
    <w:p w14:paraId="5DADFCB8" w14:textId="561F5257" w:rsidR="001C2212" w:rsidRPr="00307ED9" w:rsidRDefault="001C2212" w:rsidP="001C2212">
      <w:pPr>
        <w:bidi/>
        <w:ind w:firstLine="720"/>
        <w:rPr>
          <w:rFonts w:cs="B Nazanin"/>
          <w:lang w:bidi="fa-IR"/>
        </w:rPr>
      </w:pPr>
      <m:oMathPara>
        <m:oMath>
          <m:r>
            <w:rPr>
              <w:rFonts w:ascii="Cambria Math" w:hAnsi="Cambria Math" w:cs="B Nazanin"/>
              <w:lang w:bidi="fa-IR"/>
            </w:rPr>
            <m:t>G(s)=</m:t>
          </m:r>
          <m:f>
            <m:fPr>
              <m:ctrlPr>
                <w:rPr>
                  <w:rFonts w:ascii="Cambria Math" w:hAnsi="Cambria Math" w:cs="B Nazanin"/>
                  <w:lang w:bidi="fa-IR"/>
                </w:rPr>
              </m:ctrlPr>
            </m:fPr>
            <m:num>
              <m:r>
                <w:rPr>
                  <w:rFonts w:ascii="Cambria Math" w:hAnsi="Cambria Math" w:cs="B Nazanin"/>
                  <w:lang w:bidi="fa-IR"/>
                </w:rPr>
                <m:t>20</m:t>
              </m:r>
            </m:num>
            <m:den>
              <m:r>
                <w:rPr>
                  <w:rFonts w:ascii="Cambria Math" w:hAnsi="Cambria Math" w:cs="B Nazanin"/>
                  <w:lang w:bidi="fa-IR"/>
                </w:rPr>
                <m:t>200s+1</m:t>
              </m:r>
            </m:den>
          </m:f>
          <m:r>
            <m:rPr>
              <m:sty m:val="p"/>
            </m:rPr>
            <w:rPr>
              <w:rFonts w:ascii="Cambria Math" w:hAnsi="Cambria Math" w:cs="B Nazanin"/>
              <w:lang w:bidi="fa-IR"/>
            </w:rPr>
            <w:br/>
          </m:r>
        </m:oMath>
      </m:oMathPara>
    </w:p>
    <w:p w14:paraId="76C5190C" w14:textId="77777777" w:rsidR="001C2212" w:rsidRPr="00307ED9" w:rsidRDefault="001C2212" w:rsidP="004668A0">
      <w:pPr>
        <w:bidi/>
        <w:rPr>
          <w:rFonts w:cs="B Nazanin"/>
          <w:lang w:bidi="fa-IR"/>
        </w:rPr>
      </w:pPr>
      <w:r w:rsidRPr="00307ED9">
        <w:rPr>
          <w:rFonts w:cs="B Nazanin"/>
          <w:b/>
          <w:bCs/>
          <w:rtl/>
        </w:rPr>
        <w:t>تحلیل نتیجه</w:t>
      </w:r>
      <w:r w:rsidRPr="00307ED9">
        <w:rPr>
          <w:rFonts w:cs="B Nazanin"/>
          <w:b/>
          <w:bCs/>
          <w:lang w:bidi="fa-IR"/>
        </w:rPr>
        <w:t>:</w:t>
      </w:r>
    </w:p>
    <w:p w14:paraId="025EEB62" w14:textId="5E850086" w:rsidR="001C2212" w:rsidRPr="00307ED9" w:rsidRDefault="001C2212" w:rsidP="004668A0">
      <w:pPr>
        <w:bidi/>
        <w:rPr>
          <w:rFonts w:cs="B Nazanin"/>
          <w:lang w:bidi="fa-IR"/>
        </w:rPr>
      </w:pPr>
      <w:r w:rsidRPr="00307ED9">
        <w:rPr>
          <w:rFonts w:cs="B Nazanin"/>
          <w:b/>
          <w:bCs/>
          <w:rtl/>
        </w:rPr>
        <w:t>بهره</w:t>
      </w:r>
      <w:r w:rsidRPr="00307ED9">
        <w:rPr>
          <w:rFonts w:cs="B Nazanin"/>
          <w:b/>
          <w:bCs/>
          <w:lang w:bidi="fa-IR"/>
        </w:rPr>
        <w:t xml:space="preserve"> DC </w:t>
      </w:r>
      <w:r w:rsidRPr="00307ED9">
        <w:rPr>
          <w:rFonts w:cs="B Nazanin"/>
          <w:b/>
          <w:bCs/>
          <w:rtl/>
        </w:rPr>
        <w:t>سیستم</w:t>
      </w:r>
      <w:r w:rsidRPr="00307ED9">
        <w:rPr>
          <w:rFonts w:cs="B Nazanin"/>
          <w:b/>
          <w:bCs/>
          <w:lang w:bidi="fa-IR"/>
        </w:rPr>
        <w:t xml:space="preserve"> (</w:t>
      </w:r>
      <m:oMath>
        <m:r>
          <w:rPr>
            <w:rFonts w:ascii="Cambria Math" w:hAnsi="Cambria Math" w:cs="B Nazanin"/>
            <w:lang w:bidi="fa-IR"/>
          </w:rPr>
          <m:t>K</m:t>
        </m:r>
      </m:oMath>
      <w:r w:rsidRPr="00307ED9">
        <w:rPr>
          <w:rFonts w:cs="B Nazanin"/>
          <w:b/>
          <w:bCs/>
          <w:lang w:bidi="fa-IR"/>
        </w:rPr>
        <w:t>):</w:t>
      </w:r>
      <w:r w:rsidRPr="00307ED9">
        <w:rPr>
          <w:rFonts w:cs="B Nazanin"/>
          <w:lang w:bidi="fa-IR"/>
        </w:rPr>
        <w:t> </w:t>
      </w:r>
      <w:r w:rsidRPr="00307ED9">
        <w:rPr>
          <w:rFonts w:cs="B Nazanin"/>
          <w:rtl/>
          <w:lang w:bidi="fa-IR"/>
        </w:rPr>
        <w:t>۲۰</w:t>
      </w:r>
      <w:r w:rsidRPr="00307ED9">
        <w:rPr>
          <w:rFonts w:cs="B Nazanin"/>
          <w:lang w:bidi="fa-IR"/>
        </w:rPr>
        <w:t xml:space="preserve"> </w:t>
      </w:r>
      <w:r w:rsidR="004668A0">
        <w:rPr>
          <w:rFonts w:cs="B Nazanin" w:hint="cs"/>
          <w:rtl/>
          <w:lang w:bidi="fa-IR"/>
        </w:rPr>
        <w:t xml:space="preserve">یعنی </w:t>
      </w:r>
      <w:r w:rsidRPr="00307ED9">
        <w:rPr>
          <w:rFonts w:cs="B Nazanin"/>
          <w:rtl/>
        </w:rPr>
        <w:t xml:space="preserve">به ازای </w:t>
      </w:r>
      <w:r w:rsidRPr="00307ED9">
        <w:rPr>
          <w:rFonts w:cs="B Nazanin"/>
          <w:rtl/>
          <w:lang w:bidi="fa-IR"/>
        </w:rPr>
        <w:t>۱</w:t>
      </w:r>
      <w:r w:rsidRPr="00307ED9">
        <w:rPr>
          <w:rFonts w:cs="B Nazanin"/>
          <w:rtl/>
        </w:rPr>
        <w:t xml:space="preserve"> واحد تغییر در ورودی، ارتفاع </w:t>
      </w:r>
      <w:r w:rsidRPr="00307ED9">
        <w:rPr>
          <w:rFonts w:cs="B Nazanin"/>
          <w:rtl/>
          <w:lang w:bidi="fa-IR"/>
        </w:rPr>
        <w:t>۲۰</w:t>
      </w:r>
      <w:r w:rsidR="004668A0">
        <w:rPr>
          <w:rFonts w:cs="B Nazanin"/>
          <w:rtl/>
        </w:rPr>
        <w:t xml:space="preserve"> متر تغییر می‌کند</w:t>
      </w:r>
      <w:r w:rsidR="004668A0">
        <w:rPr>
          <w:rFonts w:cs="B Nazanin" w:hint="cs"/>
          <w:rtl/>
        </w:rPr>
        <w:t>.</w:t>
      </w:r>
      <w:r w:rsidRPr="00307ED9">
        <w:rPr>
          <w:rFonts w:cs="B Nazanin"/>
          <w:rtl/>
        </w:rPr>
        <w:t xml:space="preserve"> البته اگر مخزن محدودیت </w:t>
      </w:r>
      <w:r w:rsidRPr="00307ED9">
        <w:rPr>
          <w:rFonts w:cs="B Nazanin"/>
          <w:rtl/>
          <w:lang w:bidi="fa-IR"/>
        </w:rPr>
        <w:t>۱۰</w:t>
      </w:r>
      <w:r w:rsidRPr="00307ED9">
        <w:rPr>
          <w:rFonts w:cs="B Nazanin"/>
          <w:rtl/>
        </w:rPr>
        <w:t xml:space="preserve"> متر نداشت</w:t>
      </w:r>
      <w:r w:rsidR="004668A0">
        <w:rPr>
          <w:rFonts w:cs="B Nazanin" w:hint="cs"/>
          <w:rtl/>
          <w:lang w:bidi="fa-IR"/>
        </w:rPr>
        <w:t>.</w:t>
      </w:r>
    </w:p>
    <w:p w14:paraId="0E78B232" w14:textId="563D7A3C" w:rsidR="001C2212" w:rsidRPr="00307ED9" w:rsidRDefault="001C2212" w:rsidP="004668A0">
      <w:pPr>
        <w:bidi/>
        <w:rPr>
          <w:rFonts w:cs="B Nazanin"/>
          <w:lang w:bidi="fa-IR"/>
        </w:rPr>
      </w:pPr>
      <w:r w:rsidRPr="00307ED9">
        <w:rPr>
          <w:rFonts w:cs="B Nazanin"/>
          <w:b/>
          <w:bCs/>
          <w:rtl/>
        </w:rPr>
        <w:t>ثابت زمانی</w:t>
      </w:r>
      <w:r w:rsidRPr="00307ED9">
        <w:rPr>
          <w:rFonts w:cs="B Nazanin"/>
          <w:b/>
          <w:bCs/>
          <w:lang w:bidi="fa-IR"/>
        </w:rPr>
        <w:t xml:space="preserve"> (</w:t>
      </w:r>
      <m:oMath>
        <m:r>
          <w:rPr>
            <w:rFonts w:ascii="Cambria Math" w:hAnsi="Cambria Math" w:cs="B Nazanin"/>
            <w:lang w:bidi="fa-IR"/>
          </w:rPr>
          <m:t>τ</m:t>
        </m:r>
      </m:oMath>
      <w:r w:rsidRPr="00307ED9">
        <w:rPr>
          <w:rFonts w:cs="B Nazanin"/>
          <w:b/>
          <w:bCs/>
          <w:lang w:bidi="fa-IR"/>
        </w:rPr>
        <w:t>):</w:t>
      </w:r>
      <w:r w:rsidRPr="00307ED9">
        <w:rPr>
          <w:rFonts w:cs="B Nazanin"/>
          <w:lang w:bidi="fa-IR"/>
        </w:rPr>
        <w:t> </w:t>
      </w:r>
      <w:r w:rsidRPr="00307ED9">
        <w:rPr>
          <w:rFonts w:cs="B Nazanin"/>
          <w:rtl/>
          <w:lang w:bidi="fa-IR"/>
        </w:rPr>
        <w:t>۲۰۰</w:t>
      </w:r>
      <w:r w:rsidRPr="00307ED9">
        <w:rPr>
          <w:rFonts w:cs="B Nazanin"/>
          <w:lang w:bidi="fa-IR"/>
        </w:rPr>
        <w:t xml:space="preserve"> </w:t>
      </w:r>
      <w:r w:rsidRPr="00307ED9">
        <w:rPr>
          <w:rFonts w:cs="B Nazanin"/>
          <w:rtl/>
        </w:rPr>
        <w:t>ثانیه</w:t>
      </w:r>
      <w:r w:rsidRPr="00307ED9">
        <w:rPr>
          <w:rFonts w:cs="B Nazanin"/>
          <w:lang w:bidi="fa-IR"/>
        </w:rPr>
        <w:t>.</w:t>
      </w:r>
    </w:p>
    <w:p w14:paraId="34968F7C" w14:textId="418F0075" w:rsidR="00B05D0D" w:rsidRDefault="00E7539E" w:rsidP="00B05D0D">
      <w:pPr>
        <w:bidi/>
        <w:rPr>
          <w:rFonts w:cs="B Nazanin"/>
          <w:rtl/>
          <w:lang w:bidi="fa-IR"/>
        </w:rPr>
      </w:pPr>
      <w:r w:rsidRPr="00307ED9">
        <w:rPr>
          <w:rFonts w:cs="B Nazanin"/>
          <w:noProof/>
        </w:rPr>
        <w:lastRenderedPageBreak/>
        <w:drawing>
          <wp:anchor distT="0" distB="0" distL="114300" distR="114300" simplePos="0" relativeHeight="251659264" behindDoc="0" locked="0" layoutInCell="1" allowOverlap="1" wp14:anchorId="626F0CE2" wp14:editId="3B6FCE28">
            <wp:simplePos x="0" y="0"/>
            <wp:positionH relativeFrom="margin">
              <wp:posOffset>1413510</wp:posOffset>
            </wp:positionH>
            <wp:positionV relativeFrom="paragraph">
              <wp:posOffset>482600</wp:posOffset>
            </wp:positionV>
            <wp:extent cx="3228975" cy="1009650"/>
            <wp:effectExtent l="0" t="0" r="9525" b="0"/>
            <wp:wrapTopAndBottom/>
            <wp:docPr id="73555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3256" name=""/>
                    <pic:cNvPicPr/>
                  </pic:nvPicPr>
                  <pic:blipFill>
                    <a:blip r:embed="rId14">
                      <a:extLst>
                        <a:ext uri="{28A0092B-C50C-407E-A947-70E740481C1C}">
                          <a14:useLocalDpi xmlns:a14="http://schemas.microsoft.com/office/drawing/2010/main" val="0"/>
                        </a:ext>
                      </a:extLst>
                    </a:blip>
                    <a:stretch>
                      <a:fillRect/>
                    </a:stretch>
                  </pic:blipFill>
                  <pic:spPr>
                    <a:xfrm>
                      <a:off x="0" y="0"/>
                      <a:ext cx="3228975" cy="1009650"/>
                    </a:xfrm>
                    <a:prstGeom prst="rect">
                      <a:avLst/>
                    </a:prstGeom>
                  </pic:spPr>
                </pic:pic>
              </a:graphicData>
            </a:graphic>
          </wp:anchor>
        </w:drawing>
      </w:r>
      <w:r w:rsidRPr="00307ED9">
        <w:rPr>
          <w:rFonts w:cs="B Nazanin" w:hint="cs"/>
          <w:rtl/>
          <w:lang w:bidi="fa-IR"/>
        </w:rPr>
        <w:t xml:space="preserve">میبینیم که پاسخ خطی سازی با </w:t>
      </w:r>
      <w:r w:rsidR="00B05D0D">
        <w:rPr>
          <w:rFonts w:cs="B Nazanin" w:hint="cs"/>
          <w:rtl/>
          <w:lang w:bidi="fa-IR"/>
        </w:rPr>
        <w:t>کد و دستی مشابه هم در آمده اند.</w:t>
      </w:r>
    </w:p>
    <w:p w14:paraId="6BEA8BB4" w14:textId="53B23A76" w:rsidR="00887185" w:rsidRPr="00887185" w:rsidRDefault="00B05D0D" w:rsidP="005428C1">
      <w:pPr>
        <w:rPr>
          <w:rFonts w:cs="B Nazanin"/>
          <w:rtl/>
          <w:lang w:bidi="fa-IR"/>
        </w:rPr>
      </w:pPr>
      <w:r w:rsidRPr="00307ED9">
        <w:rPr>
          <w:rFonts w:cs="B Nazanin"/>
          <w:noProof/>
        </w:rPr>
        <w:drawing>
          <wp:anchor distT="0" distB="0" distL="114300" distR="114300" simplePos="0" relativeHeight="251660288" behindDoc="0" locked="0" layoutInCell="1" allowOverlap="1" wp14:anchorId="3E823234" wp14:editId="14D1BC72">
            <wp:simplePos x="0" y="0"/>
            <wp:positionH relativeFrom="margin">
              <wp:posOffset>542925</wp:posOffset>
            </wp:positionH>
            <wp:positionV relativeFrom="paragraph">
              <wp:posOffset>1222375</wp:posOffset>
            </wp:positionV>
            <wp:extent cx="4857750" cy="4341495"/>
            <wp:effectExtent l="0" t="0" r="0" b="1905"/>
            <wp:wrapTopAndBottom/>
            <wp:docPr id="153447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71315" name=""/>
                    <pic:cNvPicPr/>
                  </pic:nvPicPr>
                  <pic:blipFill>
                    <a:blip r:embed="rId15">
                      <a:extLst>
                        <a:ext uri="{28A0092B-C50C-407E-A947-70E740481C1C}">
                          <a14:useLocalDpi xmlns:a14="http://schemas.microsoft.com/office/drawing/2010/main" val="0"/>
                        </a:ext>
                      </a:extLst>
                    </a:blip>
                    <a:stretch>
                      <a:fillRect/>
                    </a:stretch>
                  </pic:blipFill>
                  <pic:spPr>
                    <a:xfrm>
                      <a:off x="0" y="0"/>
                      <a:ext cx="4857750" cy="4341495"/>
                    </a:xfrm>
                    <a:prstGeom prst="rect">
                      <a:avLst/>
                    </a:prstGeom>
                  </pic:spPr>
                </pic:pic>
              </a:graphicData>
            </a:graphic>
            <wp14:sizeRelH relativeFrom="margin">
              <wp14:pctWidth>0</wp14:pctWidth>
            </wp14:sizeRelH>
            <wp14:sizeRelV relativeFrom="margin">
              <wp14:pctHeight>0</wp14:pctHeight>
            </wp14:sizeRelV>
          </wp:anchor>
        </w:drawing>
      </w:r>
      <w:r w:rsidR="00E7539E" w:rsidRPr="00307ED9">
        <w:rPr>
          <w:rFonts w:cs="B Nazanin" w:hint="cs"/>
          <w:rtl/>
          <w:lang w:bidi="fa-IR"/>
        </w:rPr>
        <w:t xml:space="preserve"> </w:t>
      </w:r>
    </w:p>
    <w:p w14:paraId="3DD56346" w14:textId="77777777" w:rsidR="005428C1" w:rsidRDefault="00887185" w:rsidP="005428C1">
      <w:pPr>
        <w:pStyle w:val="Heading2"/>
        <w:bidi/>
        <w:rPr>
          <w:rtl/>
          <w:lang w:bidi="fa-IR"/>
        </w:rPr>
      </w:pPr>
      <w:bookmarkStart w:id="24" w:name="_Toc221807994"/>
      <w:r w:rsidRPr="005428C1">
        <w:rPr>
          <w:rtl/>
          <w:lang w:bidi="fa-IR"/>
        </w:rPr>
        <w:t xml:space="preserve">چرا </w:t>
      </w:r>
      <w:r w:rsidR="005428C1" w:rsidRPr="005428C1">
        <w:rPr>
          <w:rFonts w:hint="cs"/>
          <w:rtl/>
          <w:lang w:bidi="fa-IR"/>
        </w:rPr>
        <w:t xml:space="preserve">همیشه </w:t>
      </w:r>
      <w:r w:rsidRPr="005428C1">
        <w:rPr>
          <w:rtl/>
          <w:lang w:bidi="fa-IR"/>
        </w:rPr>
        <w:t>معتبر ن</w:t>
      </w:r>
      <w:r w:rsidRPr="005428C1">
        <w:rPr>
          <w:rFonts w:hint="cs"/>
          <w:rtl/>
          <w:lang w:bidi="fa-IR"/>
        </w:rPr>
        <w:t>ی</w:t>
      </w:r>
      <w:r w:rsidRPr="005428C1">
        <w:rPr>
          <w:rFonts w:hint="eastAsia"/>
          <w:rtl/>
          <w:lang w:bidi="fa-IR"/>
        </w:rPr>
        <w:t>ست؟</w:t>
      </w:r>
      <w:bookmarkEnd w:id="24"/>
      <w:r w:rsidR="005428C1" w:rsidRPr="005428C1">
        <w:rPr>
          <w:rtl/>
          <w:lang w:bidi="fa-IR"/>
        </w:rPr>
        <w:t xml:space="preserve"> </w:t>
      </w:r>
    </w:p>
    <w:p w14:paraId="3F81A4E0" w14:textId="291633EE" w:rsidR="00887185" w:rsidRPr="00887185" w:rsidRDefault="00887185" w:rsidP="005428C1">
      <w:pPr>
        <w:pStyle w:val="Heading3"/>
        <w:bidi/>
        <w:rPr>
          <w:rtl/>
          <w:lang w:bidi="fa-IR"/>
        </w:rPr>
      </w:pPr>
      <w:r w:rsidRPr="00887185">
        <w:rPr>
          <w:lang w:bidi="fa-IR"/>
        </w:rPr>
        <w:t xml:space="preserve"> </w:t>
      </w:r>
      <w:bookmarkStart w:id="25" w:name="_Toc221807995"/>
      <w:r w:rsidRPr="00887185">
        <w:rPr>
          <w:rtl/>
          <w:lang w:bidi="fa-IR"/>
        </w:rPr>
        <w:t>خط</w:t>
      </w:r>
      <w:r w:rsidRPr="00887185">
        <w:rPr>
          <w:rFonts w:hint="cs"/>
          <w:rtl/>
          <w:lang w:bidi="fa-IR"/>
        </w:rPr>
        <w:t>ی‌</w:t>
      </w:r>
      <w:r w:rsidRPr="00887185">
        <w:rPr>
          <w:rFonts w:hint="eastAsia"/>
          <w:rtl/>
          <w:lang w:bidi="fa-IR"/>
        </w:rPr>
        <w:t>ساز</w:t>
      </w:r>
      <w:r w:rsidRPr="00887185">
        <w:rPr>
          <w:rFonts w:hint="cs"/>
          <w:rtl/>
          <w:lang w:bidi="fa-IR"/>
        </w:rPr>
        <w:t>ی</w:t>
      </w:r>
      <w:r w:rsidRPr="00887185">
        <w:rPr>
          <w:rtl/>
          <w:lang w:bidi="fa-IR"/>
        </w:rPr>
        <w:t xml:space="preserve"> حول نقطه کار</w:t>
      </w:r>
      <w:bookmarkEnd w:id="25"/>
      <w:r w:rsidRPr="00887185">
        <w:rPr>
          <w:lang w:bidi="fa-IR"/>
        </w:rPr>
        <w:t xml:space="preserve">  </w:t>
      </w:r>
    </w:p>
    <w:p w14:paraId="3BAB5BBA" w14:textId="7754FBB7" w:rsidR="00887185" w:rsidRPr="00887185" w:rsidRDefault="00887185" w:rsidP="00173110">
      <w:pPr>
        <w:bidi/>
        <w:jc w:val="both"/>
        <w:rPr>
          <w:rFonts w:cs="B Nazanin"/>
          <w:rtl/>
          <w:lang w:bidi="fa-IR"/>
        </w:rPr>
      </w:pPr>
      <w:r w:rsidRPr="00887185">
        <w:rPr>
          <w:rFonts w:cs="B Nazanin" w:hint="eastAsia"/>
          <w:rtl/>
          <w:lang w:bidi="fa-IR"/>
        </w:rPr>
        <w:t>تابع</w:t>
      </w:r>
      <w:r w:rsidR="005428C1">
        <w:rPr>
          <w:rFonts w:cs="B Nazanin" w:hint="cs"/>
          <w:rtl/>
          <w:lang w:bidi="fa-IR"/>
        </w:rPr>
        <w:t xml:space="preserve"> تبدیلی</w:t>
      </w:r>
      <w:r w:rsidRPr="00887185">
        <w:rPr>
          <w:rFonts w:cs="B Nazanin"/>
          <w:rtl/>
          <w:lang w:bidi="fa-IR"/>
        </w:rPr>
        <w:t xml:space="preserve"> که بدست آورد</w:t>
      </w:r>
      <w:r w:rsidRPr="00887185">
        <w:rPr>
          <w:rFonts w:cs="B Nazanin" w:hint="cs"/>
          <w:rtl/>
          <w:lang w:bidi="fa-IR"/>
        </w:rPr>
        <w:t>ی</w:t>
      </w:r>
      <w:r w:rsidR="005428C1">
        <w:rPr>
          <w:rFonts w:cs="B Nazanin" w:hint="cs"/>
          <w:rtl/>
          <w:lang w:bidi="fa-IR"/>
        </w:rPr>
        <w:t>م</w:t>
      </w:r>
      <w:r w:rsidRPr="00887185">
        <w:rPr>
          <w:rFonts w:cs="B Nazanin" w:hint="eastAsia"/>
          <w:rtl/>
          <w:lang w:bidi="fa-IR"/>
        </w:rPr>
        <w:t>،</w:t>
      </w:r>
      <w:r w:rsidR="005428C1">
        <w:rPr>
          <w:rFonts w:cs="B Nazanin"/>
          <w:rtl/>
          <w:lang w:bidi="fa-IR"/>
        </w:rPr>
        <w:t xml:space="preserve"> حاصل </w:t>
      </w:r>
      <w:r w:rsidRPr="00887185">
        <w:rPr>
          <w:rFonts w:cs="B Nazanin"/>
          <w:rtl/>
          <w:lang w:bidi="fa-IR"/>
        </w:rPr>
        <w:t>خط</w:t>
      </w:r>
      <w:r w:rsidRPr="00887185">
        <w:rPr>
          <w:rFonts w:cs="B Nazanin" w:hint="cs"/>
          <w:rtl/>
          <w:lang w:bidi="fa-IR"/>
        </w:rPr>
        <w:t>ی‌</w:t>
      </w:r>
      <w:r w:rsidRPr="00887185">
        <w:rPr>
          <w:rFonts w:cs="B Nazanin" w:hint="eastAsia"/>
          <w:rtl/>
          <w:lang w:bidi="fa-IR"/>
        </w:rPr>
        <w:t>ساز</w:t>
      </w:r>
      <w:r w:rsidRPr="00887185">
        <w:rPr>
          <w:rFonts w:cs="B Nazanin" w:hint="cs"/>
          <w:rtl/>
          <w:lang w:bidi="fa-IR"/>
        </w:rPr>
        <w:t>ی</w:t>
      </w:r>
      <w:r w:rsidRPr="00887185">
        <w:rPr>
          <w:rFonts w:cs="B Nazanin"/>
          <w:rtl/>
          <w:lang w:bidi="fa-IR"/>
        </w:rPr>
        <w:t xml:space="preserve"> معادله غ</w:t>
      </w:r>
      <w:r w:rsidRPr="00887185">
        <w:rPr>
          <w:rFonts w:cs="B Nazanin" w:hint="cs"/>
          <w:rtl/>
          <w:lang w:bidi="fa-IR"/>
        </w:rPr>
        <w:t>ی</w:t>
      </w:r>
      <w:r w:rsidRPr="00887185">
        <w:rPr>
          <w:rFonts w:cs="B Nazanin" w:hint="eastAsia"/>
          <w:rtl/>
          <w:lang w:bidi="fa-IR"/>
        </w:rPr>
        <w:t>رخط</w:t>
      </w:r>
      <w:r w:rsidRPr="00887185">
        <w:rPr>
          <w:rFonts w:cs="B Nazanin" w:hint="cs"/>
          <w:rtl/>
          <w:lang w:bidi="fa-IR"/>
        </w:rPr>
        <w:t>ی</w:t>
      </w:r>
      <w:r w:rsidR="005428C1">
        <w:rPr>
          <w:rFonts w:cs="B Nazanin"/>
          <w:lang w:bidi="fa-IR"/>
        </w:rPr>
        <w:t xml:space="preserve">  </w:t>
      </w:r>
      <m:oMath>
        <m:rad>
          <m:radPr>
            <m:degHide m:val="1"/>
            <m:ctrlPr>
              <w:rPr>
                <w:rFonts w:ascii="Cambria Math" w:hAnsi="Cambria Math" w:cs="B Nazanin"/>
                <w:lang w:bidi="fa-IR"/>
              </w:rPr>
            </m:ctrlPr>
          </m:radPr>
          <m:deg/>
          <m:e>
            <m:r>
              <w:rPr>
                <w:rFonts w:ascii="Cambria Math" w:hAnsi="Cambria Math" w:cs="B Nazanin"/>
                <w:lang w:bidi="fa-IR"/>
              </w:rPr>
              <m:t>h</m:t>
            </m:r>
          </m:e>
        </m:rad>
      </m:oMath>
      <w:r w:rsidRPr="00887185">
        <w:rPr>
          <w:rFonts w:cs="B Nazanin"/>
          <w:lang w:bidi="fa-IR"/>
        </w:rPr>
        <w:t xml:space="preserve">  </w:t>
      </w:r>
      <w:r w:rsidRPr="00887185">
        <w:rPr>
          <w:rFonts w:cs="B Nazanin"/>
          <w:rtl/>
          <w:lang w:bidi="fa-IR"/>
        </w:rPr>
        <w:t>حول ارتفاع</w:t>
      </w:r>
      <w:r w:rsidRPr="00887185">
        <w:rPr>
          <w:rFonts w:cs="B Nazanin"/>
          <w:lang w:bidi="fa-IR"/>
        </w:rPr>
        <w:t xml:space="preserve">  </w:t>
      </w:r>
      <m:oMath>
        <m:sSub>
          <m:sSubPr>
            <m:ctrlPr>
              <w:rPr>
                <w:rFonts w:ascii="Cambria Math" w:hAnsi="Cambria Math" w:cs="B Nazanin"/>
                <w:i/>
                <w:lang w:bidi="fa-IR"/>
              </w:rPr>
            </m:ctrlPr>
          </m:sSubPr>
          <m:e>
            <m:r>
              <w:rPr>
                <w:rFonts w:ascii="Cambria Math" w:hAnsi="Cambria Math" w:cs="B Nazanin"/>
                <w:lang w:bidi="fa-IR"/>
              </w:rPr>
              <m:t>h</m:t>
            </m:r>
          </m:e>
          <m:sub>
            <m:r>
              <w:rPr>
                <w:rFonts w:ascii="Cambria Math" w:hAnsi="Cambria Math" w:cs="B Nazanin"/>
                <w:lang w:bidi="fa-IR"/>
              </w:rPr>
              <m:t>0</m:t>
            </m:r>
          </m:sub>
        </m:sSub>
        <m:r>
          <w:rPr>
            <w:rFonts w:ascii="Cambria Math" w:hAnsi="Cambria Math" w:cs="B Nazanin"/>
            <w:lang w:bidi="fa-IR"/>
          </w:rPr>
          <m:t xml:space="preserve">=10 </m:t>
        </m:r>
      </m:oMath>
      <w:r w:rsidR="005428C1">
        <w:rPr>
          <w:rFonts w:cs="B Nazanin"/>
          <w:rtl/>
          <w:lang w:bidi="fa-IR"/>
        </w:rPr>
        <w:t>متر بو</w:t>
      </w:r>
      <w:r w:rsidR="005428C1">
        <w:rPr>
          <w:rFonts w:cs="B Nazanin" w:hint="cs"/>
          <w:rtl/>
          <w:lang w:bidi="fa-IR"/>
        </w:rPr>
        <w:t xml:space="preserve">د. </w:t>
      </w:r>
      <w:r w:rsidRPr="00887185">
        <w:rPr>
          <w:rFonts w:cs="B Nazanin" w:hint="eastAsia"/>
          <w:rtl/>
          <w:lang w:bidi="fa-IR"/>
        </w:rPr>
        <w:t>ا</w:t>
      </w:r>
      <w:r w:rsidRPr="00887185">
        <w:rPr>
          <w:rFonts w:cs="B Nazanin" w:hint="cs"/>
          <w:rtl/>
          <w:lang w:bidi="fa-IR"/>
        </w:rPr>
        <w:t>ی</w:t>
      </w:r>
      <w:r w:rsidRPr="00887185">
        <w:rPr>
          <w:rFonts w:cs="B Nazanin" w:hint="eastAsia"/>
          <w:rtl/>
          <w:lang w:bidi="fa-IR"/>
        </w:rPr>
        <w:t>ن</w:t>
      </w:r>
      <w:r w:rsidRPr="00887185">
        <w:rPr>
          <w:rFonts w:cs="B Nazanin"/>
          <w:rtl/>
          <w:lang w:bidi="fa-IR"/>
        </w:rPr>
        <w:t xml:space="preserve"> </w:t>
      </w:r>
      <w:r w:rsidRPr="00887185">
        <w:rPr>
          <w:rFonts w:cs="B Nazanin" w:hint="cs"/>
          <w:rtl/>
          <w:lang w:bidi="fa-IR"/>
        </w:rPr>
        <w:t>ی</w:t>
      </w:r>
      <w:r w:rsidRPr="00887185">
        <w:rPr>
          <w:rFonts w:cs="B Nazanin" w:hint="eastAsia"/>
          <w:rtl/>
          <w:lang w:bidi="fa-IR"/>
        </w:rPr>
        <w:t>عن</w:t>
      </w:r>
      <w:r w:rsidRPr="00887185">
        <w:rPr>
          <w:rFonts w:cs="B Nazanin" w:hint="cs"/>
          <w:rtl/>
          <w:lang w:bidi="fa-IR"/>
        </w:rPr>
        <w:t>ی</w:t>
      </w:r>
      <w:r w:rsidRPr="00887185">
        <w:rPr>
          <w:rFonts w:cs="B Nazanin"/>
          <w:rtl/>
          <w:lang w:bidi="fa-IR"/>
        </w:rPr>
        <w:t xml:space="preserve"> ما منحن</w:t>
      </w:r>
      <w:r w:rsidRPr="00887185">
        <w:rPr>
          <w:rFonts w:cs="B Nazanin" w:hint="cs"/>
          <w:rtl/>
          <w:lang w:bidi="fa-IR"/>
        </w:rPr>
        <w:t>ی</w:t>
      </w:r>
      <w:r w:rsidRPr="00887185">
        <w:rPr>
          <w:rFonts w:cs="B Nazanin"/>
          <w:lang w:bidi="fa-IR"/>
        </w:rPr>
        <w:t xml:space="preserve">  </w:t>
      </w:r>
      <m:oMath>
        <m:r>
          <w:rPr>
            <w:rFonts w:ascii="Cambria Math" w:hAnsi="Cambria Math" w:cs="B Nazanin"/>
            <w:lang w:bidi="fa-IR"/>
          </w:rPr>
          <m:t xml:space="preserve"> y=</m:t>
        </m:r>
        <m:rad>
          <m:radPr>
            <m:degHide m:val="1"/>
            <m:ctrlPr>
              <w:rPr>
                <w:rFonts w:ascii="Cambria Math" w:hAnsi="Cambria Math" w:cs="B Nazanin"/>
                <w:i/>
                <w:lang w:bidi="fa-IR"/>
              </w:rPr>
            </m:ctrlPr>
          </m:radPr>
          <m:deg/>
          <m:e>
            <m:r>
              <w:rPr>
                <w:rFonts w:ascii="Cambria Math" w:hAnsi="Cambria Math" w:cs="B Nazanin"/>
                <w:lang w:bidi="fa-IR"/>
              </w:rPr>
              <m:t>x</m:t>
            </m:r>
          </m:e>
        </m:rad>
      </m:oMath>
      <w:r w:rsidRPr="00887185">
        <w:rPr>
          <w:rFonts w:cs="B Nazanin"/>
          <w:rtl/>
          <w:lang w:bidi="fa-IR"/>
        </w:rPr>
        <w:t xml:space="preserve">را با </w:t>
      </w:r>
      <w:r w:rsidRPr="00887185">
        <w:rPr>
          <w:rFonts w:cs="B Nazanin" w:hint="cs"/>
          <w:rtl/>
          <w:lang w:bidi="fa-IR"/>
        </w:rPr>
        <w:t>ی</w:t>
      </w:r>
      <w:r w:rsidRPr="00887185">
        <w:rPr>
          <w:rFonts w:cs="B Nazanin" w:hint="eastAsia"/>
          <w:rtl/>
          <w:lang w:bidi="fa-IR"/>
        </w:rPr>
        <w:t>ک</w:t>
      </w:r>
      <w:r w:rsidR="005428C1">
        <w:rPr>
          <w:rFonts w:cs="B Nazanin"/>
          <w:rtl/>
          <w:lang w:bidi="fa-IR"/>
        </w:rPr>
        <w:t xml:space="preserve"> خط </w:t>
      </w:r>
      <w:r w:rsidR="005428C1">
        <w:rPr>
          <w:rFonts w:cs="B Nazanin" w:hint="cs"/>
          <w:rtl/>
          <w:lang w:bidi="fa-IR"/>
        </w:rPr>
        <w:t>صاف</w:t>
      </w:r>
      <w:r w:rsidRPr="00887185">
        <w:rPr>
          <w:rFonts w:cs="B Nazanin"/>
          <w:rtl/>
          <w:lang w:bidi="fa-IR"/>
        </w:rPr>
        <w:t xml:space="preserve"> (مماس) جا</w:t>
      </w:r>
      <w:r w:rsidRPr="00887185">
        <w:rPr>
          <w:rFonts w:cs="B Nazanin" w:hint="cs"/>
          <w:rtl/>
          <w:lang w:bidi="fa-IR"/>
        </w:rPr>
        <w:t>ی</w:t>
      </w:r>
      <w:r w:rsidRPr="00887185">
        <w:rPr>
          <w:rFonts w:cs="B Nazanin" w:hint="eastAsia"/>
          <w:rtl/>
          <w:lang w:bidi="fa-IR"/>
        </w:rPr>
        <w:t>گز</w:t>
      </w:r>
      <w:r w:rsidRPr="00887185">
        <w:rPr>
          <w:rFonts w:cs="B Nazanin" w:hint="cs"/>
          <w:rtl/>
          <w:lang w:bidi="fa-IR"/>
        </w:rPr>
        <w:t>ی</w:t>
      </w:r>
      <w:r w:rsidRPr="00887185">
        <w:rPr>
          <w:rFonts w:cs="B Nazanin" w:hint="eastAsia"/>
          <w:rtl/>
          <w:lang w:bidi="fa-IR"/>
        </w:rPr>
        <w:t>ن</w:t>
      </w:r>
      <w:r w:rsidRPr="00887185">
        <w:rPr>
          <w:rFonts w:cs="B Nazanin"/>
          <w:rtl/>
          <w:lang w:bidi="fa-IR"/>
        </w:rPr>
        <w:t xml:space="preserve"> کرد</w:t>
      </w:r>
      <w:r w:rsidRPr="00887185">
        <w:rPr>
          <w:rFonts w:cs="B Nazanin" w:hint="cs"/>
          <w:rtl/>
          <w:lang w:bidi="fa-IR"/>
        </w:rPr>
        <w:t>ی</w:t>
      </w:r>
      <w:r w:rsidRPr="00887185">
        <w:rPr>
          <w:rFonts w:cs="B Nazanin" w:hint="eastAsia"/>
          <w:rtl/>
          <w:lang w:bidi="fa-IR"/>
        </w:rPr>
        <w:t>م</w:t>
      </w:r>
      <w:r w:rsidRPr="00887185">
        <w:rPr>
          <w:rFonts w:cs="B Nazanin"/>
          <w:lang w:bidi="fa-IR"/>
        </w:rPr>
        <w:t>.</w:t>
      </w:r>
      <w:r w:rsidR="005428C1">
        <w:rPr>
          <w:rFonts w:cs="B Nazanin" w:hint="cs"/>
          <w:rtl/>
          <w:lang w:bidi="fa-IR"/>
        </w:rPr>
        <w:t xml:space="preserve"> </w:t>
      </w:r>
      <w:r w:rsidRPr="00887185">
        <w:rPr>
          <w:rFonts w:cs="B Nazanin"/>
          <w:lang w:bidi="fa-IR"/>
        </w:rPr>
        <w:t xml:space="preserve"> </w:t>
      </w:r>
      <w:r w:rsidRPr="00887185">
        <w:rPr>
          <w:rFonts w:cs="B Nazanin"/>
          <w:rtl/>
          <w:lang w:bidi="fa-IR"/>
        </w:rPr>
        <w:t>ا</w:t>
      </w:r>
      <w:r w:rsidRPr="00887185">
        <w:rPr>
          <w:rFonts w:cs="B Nazanin" w:hint="cs"/>
          <w:rtl/>
          <w:lang w:bidi="fa-IR"/>
        </w:rPr>
        <w:t>ی</w:t>
      </w:r>
      <w:r w:rsidRPr="00887185">
        <w:rPr>
          <w:rFonts w:cs="B Nazanin" w:hint="eastAsia"/>
          <w:rtl/>
          <w:lang w:bidi="fa-IR"/>
        </w:rPr>
        <w:t>ن</w:t>
      </w:r>
      <w:r w:rsidRPr="00887185">
        <w:rPr>
          <w:rFonts w:cs="B Nazanin"/>
          <w:rtl/>
          <w:lang w:bidi="fa-IR"/>
        </w:rPr>
        <w:t xml:space="preserve"> خط فقط وقت</w:t>
      </w:r>
      <w:r w:rsidRPr="00887185">
        <w:rPr>
          <w:rFonts w:cs="B Nazanin" w:hint="cs"/>
          <w:rtl/>
          <w:lang w:bidi="fa-IR"/>
        </w:rPr>
        <w:t>ی</w:t>
      </w:r>
      <w:r w:rsidRPr="00887185">
        <w:rPr>
          <w:rFonts w:cs="B Nazanin"/>
          <w:rtl/>
          <w:lang w:bidi="fa-IR"/>
        </w:rPr>
        <w:t xml:space="preserve"> به منحن</w:t>
      </w:r>
      <w:r w:rsidRPr="00887185">
        <w:rPr>
          <w:rFonts w:cs="B Nazanin" w:hint="cs"/>
          <w:rtl/>
          <w:lang w:bidi="fa-IR"/>
        </w:rPr>
        <w:t>ی</w:t>
      </w:r>
      <w:r w:rsidRPr="00887185">
        <w:rPr>
          <w:rFonts w:cs="B Nazanin"/>
          <w:rtl/>
          <w:lang w:bidi="fa-IR"/>
        </w:rPr>
        <w:t xml:space="preserve"> شباهت</w:t>
      </w:r>
      <w:r w:rsidR="005428C1">
        <w:rPr>
          <w:rFonts w:cs="B Nazanin" w:hint="cs"/>
          <w:rtl/>
          <w:lang w:bidi="fa-IR"/>
        </w:rPr>
        <w:t xml:space="preserve"> دارد</w:t>
      </w:r>
      <w:r w:rsidRPr="00887185">
        <w:rPr>
          <w:rFonts w:cs="B Nazanin"/>
          <w:rtl/>
          <w:lang w:bidi="fa-IR"/>
        </w:rPr>
        <w:t xml:space="preserve"> </w:t>
      </w:r>
      <w:r w:rsidR="005428C1">
        <w:rPr>
          <w:rFonts w:cs="B Nazanin" w:hint="cs"/>
          <w:rtl/>
          <w:lang w:bidi="fa-IR"/>
        </w:rPr>
        <w:t xml:space="preserve">که </w:t>
      </w:r>
      <w:r w:rsidRPr="00887185">
        <w:rPr>
          <w:rFonts w:cs="B Nazanin"/>
          <w:rtl/>
          <w:lang w:bidi="fa-IR"/>
        </w:rPr>
        <w:t>خ</w:t>
      </w:r>
      <w:r w:rsidRPr="00887185">
        <w:rPr>
          <w:rFonts w:cs="B Nazanin" w:hint="cs"/>
          <w:rtl/>
          <w:lang w:bidi="fa-IR"/>
        </w:rPr>
        <w:t>ی</w:t>
      </w:r>
      <w:r w:rsidRPr="00887185">
        <w:rPr>
          <w:rFonts w:cs="B Nazanin" w:hint="eastAsia"/>
          <w:rtl/>
          <w:lang w:bidi="fa-IR"/>
        </w:rPr>
        <w:t>ل</w:t>
      </w:r>
      <w:r w:rsidRPr="00887185">
        <w:rPr>
          <w:rFonts w:cs="B Nazanin" w:hint="cs"/>
          <w:rtl/>
          <w:lang w:bidi="fa-IR"/>
        </w:rPr>
        <w:t>ی</w:t>
      </w:r>
      <w:r w:rsidRPr="00887185">
        <w:rPr>
          <w:rFonts w:cs="B Nazanin"/>
          <w:rtl/>
          <w:lang w:bidi="fa-IR"/>
        </w:rPr>
        <w:t xml:space="preserve"> نزد</w:t>
      </w:r>
      <w:r w:rsidRPr="00887185">
        <w:rPr>
          <w:rFonts w:cs="B Nazanin" w:hint="cs"/>
          <w:rtl/>
          <w:lang w:bidi="fa-IR"/>
        </w:rPr>
        <w:t>ی</w:t>
      </w:r>
      <w:r w:rsidRPr="00887185">
        <w:rPr>
          <w:rFonts w:cs="B Nazanin" w:hint="eastAsia"/>
          <w:rtl/>
          <w:lang w:bidi="fa-IR"/>
        </w:rPr>
        <w:t>ک</w:t>
      </w:r>
      <w:r w:rsidRPr="00887185">
        <w:rPr>
          <w:rFonts w:cs="B Nazanin"/>
          <w:rtl/>
          <w:lang w:bidi="fa-IR"/>
        </w:rPr>
        <w:t xml:space="preserve"> که به نقطه تماس (۱۰ متر) باش</w:t>
      </w:r>
      <w:r w:rsidRPr="00887185">
        <w:rPr>
          <w:rFonts w:cs="B Nazanin" w:hint="cs"/>
          <w:rtl/>
          <w:lang w:bidi="fa-IR"/>
        </w:rPr>
        <w:t>ی</w:t>
      </w:r>
      <w:r w:rsidRPr="00887185">
        <w:rPr>
          <w:rFonts w:cs="B Nazanin" w:hint="eastAsia"/>
          <w:rtl/>
          <w:lang w:bidi="fa-IR"/>
        </w:rPr>
        <w:t>م</w:t>
      </w:r>
      <w:r w:rsidR="005428C1">
        <w:rPr>
          <w:rFonts w:cs="B Nazanin"/>
          <w:lang w:bidi="fa-IR"/>
        </w:rPr>
        <w:t>.</w:t>
      </w:r>
      <w:r w:rsidR="005428C1">
        <w:rPr>
          <w:rFonts w:cs="B Nazanin" w:hint="cs"/>
          <w:rtl/>
          <w:lang w:bidi="fa-IR"/>
        </w:rPr>
        <w:t xml:space="preserve"> </w:t>
      </w:r>
      <w:r w:rsidRPr="00887185">
        <w:rPr>
          <w:rFonts w:cs="B Nazanin"/>
          <w:lang w:bidi="fa-IR"/>
        </w:rPr>
        <w:t xml:space="preserve"> </w:t>
      </w:r>
      <w:r w:rsidR="005428C1">
        <w:rPr>
          <w:rFonts w:cs="B Nazanin"/>
          <w:rtl/>
          <w:lang w:bidi="fa-IR"/>
        </w:rPr>
        <w:t>اگر ارتفاع آب</w:t>
      </w:r>
      <w:r w:rsidRPr="00887185">
        <w:rPr>
          <w:rFonts w:cs="B Nazanin"/>
          <w:rtl/>
          <w:lang w:bidi="fa-IR"/>
        </w:rPr>
        <w:t xml:space="preserve"> ۱ متر </w:t>
      </w:r>
      <w:r w:rsidRPr="00887185">
        <w:rPr>
          <w:rFonts w:cs="B Nazanin" w:hint="cs"/>
          <w:rtl/>
          <w:lang w:bidi="fa-IR"/>
        </w:rPr>
        <w:t>ی</w:t>
      </w:r>
      <w:r w:rsidRPr="00887185">
        <w:rPr>
          <w:rFonts w:cs="B Nazanin" w:hint="eastAsia"/>
          <w:rtl/>
          <w:lang w:bidi="fa-IR"/>
        </w:rPr>
        <w:t>ا</w:t>
      </w:r>
      <w:r w:rsidR="005428C1">
        <w:rPr>
          <w:rFonts w:cs="B Nazanin"/>
          <w:rtl/>
          <w:lang w:bidi="fa-IR"/>
        </w:rPr>
        <w:t xml:space="preserve"> ۲۰ متر</w:t>
      </w:r>
      <w:r w:rsidR="005428C1">
        <w:rPr>
          <w:rFonts w:cs="B Nazanin" w:hint="cs"/>
          <w:rtl/>
          <w:lang w:bidi="fa-IR"/>
        </w:rPr>
        <w:t xml:space="preserve"> شود</w:t>
      </w:r>
      <w:r w:rsidRPr="00887185">
        <w:rPr>
          <w:rFonts w:cs="B Nazanin" w:hint="eastAsia"/>
          <w:rtl/>
          <w:lang w:bidi="fa-IR"/>
        </w:rPr>
        <w:t>،</w:t>
      </w:r>
      <w:r w:rsidRPr="00887185">
        <w:rPr>
          <w:rFonts w:cs="B Nazanin"/>
          <w:rtl/>
          <w:lang w:bidi="fa-IR"/>
        </w:rPr>
        <w:t xml:space="preserve"> فاصله ب</w:t>
      </w:r>
      <w:r w:rsidRPr="00887185">
        <w:rPr>
          <w:rFonts w:cs="B Nazanin" w:hint="cs"/>
          <w:rtl/>
          <w:lang w:bidi="fa-IR"/>
        </w:rPr>
        <w:t>ی</w:t>
      </w:r>
      <w:r w:rsidRPr="00887185">
        <w:rPr>
          <w:rFonts w:cs="B Nazanin" w:hint="eastAsia"/>
          <w:rtl/>
          <w:lang w:bidi="fa-IR"/>
        </w:rPr>
        <w:t>ن</w:t>
      </w:r>
      <w:r w:rsidRPr="00887185">
        <w:rPr>
          <w:rFonts w:cs="B Nazanin"/>
          <w:rtl/>
          <w:lang w:bidi="fa-IR"/>
        </w:rPr>
        <w:t xml:space="preserve"> ا</w:t>
      </w:r>
      <w:r w:rsidRPr="00887185">
        <w:rPr>
          <w:rFonts w:cs="B Nazanin" w:hint="cs"/>
          <w:rtl/>
          <w:lang w:bidi="fa-IR"/>
        </w:rPr>
        <w:t>ی</w:t>
      </w:r>
      <w:r w:rsidRPr="00887185">
        <w:rPr>
          <w:rFonts w:cs="B Nazanin" w:hint="eastAsia"/>
          <w:rtl/>
          <w:lang w:bidi="fa-IR"/>
        </w:rPr>
        <w:t>ن</w:t>
      </w:r>
      <w:r w:rsidR="005428C1">
        <w:rPr>
          <w:rFonts w:cs="B Nazanin"/>
          <w:rtl/>
          <w:lang w:bidi="fa-IR"/>
        </w:rPr>
        <w:t xml:space="preserve"> خط </w:t>
      </w:r>
      <w:r w:rsidR="005428C1">
        <w:rPr>
          <w:rFonts w:cs="B Nazanin" w:hint="cs"/>
          <w:rtl/>
          <w:lang w:bidi="fa-IR"/>
        </w:rPr>
        <w:t>صاف</w:t>
      </w:r>
      <w:r w:rsidRPr="00887185">
        <w:rPr>
          <w:rFonts w:cs="B Nazanin"/>
          <w:rtl/>
          <w:lang w:bidi="fa-IR"/>
        </w:rPr>
        <w:t xml:space="preserve"> و منحن</w:t>
      </w:r>
      <w:r w:rsidRPr="00887185">
        <w:rPr>
          <w:rFonts w:cs="B Nazanin" w:hint="cs"/>
          <w:rtl/>
          <w:lang w:bidi="fa-IR"/>
        </w:rPr>
        <w:t>ی</w:t>
      </w:r>
      <w:r w:rsidRPr="00887185">
        <w:rPr>
          <w:rFonts w:cs="B Nazanin"/>
          <w:rtl/>
          <w:lang w:bidi="fa-IR"/>
        </w:rPr>
        <w:t xml:space="preserve"> واقع</w:t>
      </w:r>
      <w:r w:rsidRPr="00887185">
        <w:rPr>
          <w:rFonts w:cs="B Nazanin" w:hint="cs"/>
          <w:rtl/>
          <w:lang w:bidi="fa-IR"/>
        </w:rPr>
        <w:t>ی</w:t>
      </w:r>
      <w:r w:rsidRPr="00887185">
        <w:rPr>
          <w:rFonts w:cs="B Nazanin"/>
          <w:rtl/>
          <w:lang w:bidi="fa-IR"/>
        </w:rPr>
        <w:t xml:space="preserve"> (س</w:t>
      </w:r>
      <w:r w:rsidRPr="00887185">
        <w:rPr>
          <w:rFonts w:cs="B Nazanin" w:hint="cs"/>
          <w:rtl/>
          <w:lang w:bidi="fa-IR"/>
        </w:rPr>
        <w:t>ی</w:t>
      </w:r>
      <w:r w:rsidRPr="00887185">
        <w:rPr>
          <w:rFonts w:cs="B Nazanin" w:hint="eastAsia"/>
          <w:rtl/>
          <w:lang w:bidi="fa-IR"/>
        </w:rPr>
        <w:t>ستم</w:t>
      </w:r>
      <w:r w:rsidRPr="00887185">
        <w:rPr>
          <w:rFonts w:cs="B Nazanin"/>
          <w:rtl/>
          <w:lang w:bidi="fa-IR"/>
        </w:rPr>
        <w:t xml:space="preserve"> ف</w:t>
      </w:r>
      <w:r w:rsidRPr="00887185">
        <w:rPr>
          <w:rFonts w:cs="B Nazanin" w:hint="cs"/>
          <w:rtl/>
          <w:lang w:bidi="fa-IR"/>
        </w:rPr>
        <w:t>ی</w:t>
      </w:r>
      <w:r w:rsidRPr="00887185">
        <w:rPr>
          <w:rFonts w:cs="B Nazanin" w:hint="eastAsia"/>
          <w:rtl/>
          <w:lang w:bidi="fa-IR"/>
        </w:rPr>
        <w:t>ز</w:t>
      </w:r>
      <w:r w:rsidRPr="00887185">
        <w:rPr>
          <w:rFonts w:cs="B Nazanin" w:hint="cs"/>
          <w:rtl/>
          <w:lang w:bidi="fa-IR"/>
        </w:rPr>
        <w:t>ی</w:t>
      </w:r>
      <w:r w:rsidRPr="00887185">
        <w:rPr>
          <w:rFonts w:cs="B Nazanin" w:hint="eastAsia"/>
          <w:rtl/>
          <w:lang w:bidi="fa-IR"/>
        </w:rPr>
        <w:t>ک</w:t>
      </w:r>
      <w:r w:rsidRPr="00887185">
        <w:rPr>
          <w:rFonts w:cs="B Nazanin" w:hint="cs"/>
          <w:rtl/>
          <w:lang w:bidi="fa-IR"/>
        </w:rPr>
        <w:t>ی</w:t>
      </w:r>
      <w:r w:rsidRPr="00887185">
        <w:rPr>
          <w:rFonts w:cs="B Nazanin"/>
          <w:rtl/>
          <w:lang w:bidi="fa-IR"/>
        </w:rPr>
        <w:t>) خ</w:t>
      </w:r>
      <w:r w:rsidRPr="00887185">
        <w:rPr>
          <w:rFonts w:cs="B Nazanin" w:hint="cs"/>
          <w:rtl/>
          <w:lang w:bidi="fa-IR"/>
        </w:rPr>
        <w:t>ی</w:t>
      </w:r>
      <w:r w:rsidRPr="00887185">
        <w:rPr>
          <w:rFonts w:cs="B Nazanin" w:hint="eastAsia"/>
          <w:rtl/>
          <w:lang w:bidi="fa-IR"/>
        </w:rPr>
        <w:t>ل</w:t>
      </w:r>
      <w:r w:rsidRPr="00887185">
        <w:rPr>
          <w:rFonts w:cs="B Nazanin" w:hint="cs"/>
          <w:rtl/>
          <w:lang w:bidi="fa-IR"/>
        </w:rPr>
        <w:t>ی</w:t>
      </w:r>
      <w:r w:rsidRPr="00887185">
        <w:rPr>
          <w:rFonts w:cs="B Nazanin"/>
          <w:rtl/>
          <w:lang w:bidi="fa-IR"/>
        </w:rPr>
        <w:t xml:space="preserve"> ز</w:t>
      </w:r>
      <w:r w:rsidRPr="00887185">
        <w:rPr>
          <w:rFonts w:cs="B Nazanin" w:hint="cs"/>
          <w:rtl/>
          <w:lang w:bidi="fa-IR"/>
        </w:rPr>
        <w:t>ی</w:t>
      </w:r>
      <w:r w:rsidRPr="00887185">
        <w:rPr>
          <w:rFonts w:cs="B Nazanin" w:hint="eastAsia"/>
          <w:rtl/>
          <w:lang w:bidi="fa-IR"/>
        </w:rPr>
        <w:t>اد</w:t>
      </w:r>
      <w:r w:rsidRPr="00887185">
        <w:rPr>
          <w:rFonts w:cs="B Nazanin"/>
          <w:rtl/>
          <w:lang w:bidi="fa-IR"/>
        </w:rPr>
        <w:t xml:space="preserve"> م</w:t>
      </w:r>
      <w:r w:rsidRPr="00887185">
        <w:rPr>
          <w:rFonts w:cs="B Nazanin" w:hint="cs"/>
          <w:rtl/>
          <w:lang w:bidi="fa-IR"/>
        </w:rPr>
        <w:t>ی</w:t>
      </w:r>
      <w:r w:rsidRPr="00887185">
        <w:rPr>
          <w:rFonts w:cs="B Nazanin" w:hint="eastAsia"/>
          <w:rtl/>
          <w:lang w:bidi="fa-IR"/>
        </w:rPr>
        <w:t>شه</w:t>
      </w:r>
      <w:r w:rsidR="005428C1">
        <w:rPr>
          <w:rFonts w:cs="B Nazanin"/>
          <w:rtl/>
          <w:lang w:bidi="fa-IR"/>
        </w:rPr>
        <w:t xml:space="preserve"> و خطا و</w:t>
      </w:r>
      <w:r w:rsidR="005428C1">
        <w:rPr>
          <w:rFonts w:cs="B Nazanin" w:hint="cs"/>
          <w:rtl/>
          <w:lang w:bidi="fa-IR"/>
        </w:rPr>
        <w:t>حشتناک</w:t>
      </w:r>
      <w:r w:rsidRPr="00887185">
        <w:rPr>
          <w:rFonts w:cs="B Nazanin"/>
          <w:rtl/>
          <w:lang w:bidi="fa-IR"/>
        </w:rPr>
        <w:t xml:space="preserve"> بالا م</w:t>
      </w:r>
      <w:r w:rsidRPr="00887185">
        <w:rPr>
          <w:rFonts w:cs="B Nazanin" w:hint="cs"/>
          <w:rtl/>
          <w:lang w:bidi="fa-IR"/>
        </w:rPr>
        <w:t>ی</w:t>
      </w:r>
      <w:r w:rsidRPr="00887185">
        <w:rPr>
          <w:rFonts w:cs="B Nazanin" w:hint="eastAsia"/>
          <w:rtl/>
          <w:lang w:bidi="fa-IR"/>
        </w:rPr>
        <w:t>ره</w:t>
      </w:r>
      <w:r w:rsidRPr="00887185">
        <w:rPr>
          <w:rFonts w:cs="B Nazanin"/>
          <w:lang w:bidi="fa-IR"/>
        </w:rPr>
        <w:t>.</w:t>
      </w:r>
    </w:p>
    <w:p w14:paraId="37EAD35A" w14:textId="651B720E" w:rsidR="00887185" w:rsidRPr="00887185" w:rsidRDefault="00887185" w:rsidP="005428C1">
      <w:pPr>
        <w:pStyle w:val="Heading3"/>
        <w:bidi/>
        <w:rPr>
          <w:rtl/>
          <w:lang w:bidi="fa-IR"/>
        </w:rPr>
      </w:pPr>
      <w:bookmarkStart w:id="26" w:name="_Toc221807996"/>
      <w:r w:rsidRPr="00887185">
        <w:rPr>
          <w:rtl/>
          <w:lang w:bidi="fa-IR"/>
        </w:rPr>
        <w:lastRenderedPageBreak/>
        <w:t>فرض س</w:t>
      </w:r>
      <w:r w:rsidRPr="00887185">
        <w:rPr>
          <w:rFonts w:hint="cs"/>
          <w:rtl/>
          <w:lang w:bidi="fa-IR"/>
        </w:rPr>
        <w:t>ی</w:t>
      </w:r>
      <w:r w:rsidRPr="00887185">
        <w:rPr>
          <w:rFonts w:hint="eastAsia"/>
          <w:rtl/>
          <w:lang w:bidi="fa-IR"/>
        </w:rPr>
        <w:t>گنال</w:t>
      </w:r>
      <w:r w:rsidRPr="00887185">
        <w:rPr>
          <w:rtl/>
          <w:lang w:bidi="fa-IR"/>
        </w:rPr>
        <w:t xml:space="preserve"> کوچک</w:t>
      </w:r>
      <w:bookmarkEnd w:id="26"/>
      <w:r w:rsidR="005428C1">
        <w:rPr>
          <w:lang w:bidi="fa-IR"/>
        </w:rPr>
        <w:t xml:space="preserve"> </w:t>
      </w:r>
    </w:p>
    <w:p w14:paraId="3794C28E" w14:textId="2DE09FB9" w:rsidR="00887185" w:rsidRPr="00887185" w:rsidRDefault="00887185" w:rsidP="00173110">
      <w:pPr>
        <w:bidi/>
        <w:jc w:val="both"/>
        <w:rPr>
          <w:rFonts w:cs="B Nazanin"/>
          <w:rtl/>
          <w:lang w:bidi="fa-IR"/>
        </w:rPr>
      </w:pPr>
      <w:r w:rsidRPr="00887185">
        <w:rPr>
          <w:rFonts w:cs="B Nazanin" w:hint="eastAsia"/>
          <w:rtl/>
          <w:lang w:bidi="fa-IR"/>
        </w:rPr>
        <w:t>توابع</w:t>
      </w:r>
      <w:r w:rsidRPr="00887185">
        <w:rPr>
          <w:rFonts w:cs="B Nazanin"/>
          <w:rtl/>
          <w:lang w:bidi="fa-IR"/>
        </w:rPr>
        <w:t xml:space="preserve"> تبد</w:t>
      </w:r>
      <w:r w:rsidRPr="00887185">
        <w:rPr>
          <w:rFonts w:cs="B Nazanin" w:hint="cs"/>
          <w:rtl/>
          <w:lang w:bidi="fa-IR"/>
        </w:rPr>
        <w:t>ی</w:t>
      </w:r>
      <w:r w:rsidRPr="00887185">
        <w:rPr>
          <w:rFonts w:cs="B Nazanin" w:hint="eastAsia"/>
          <w:rtl/>
          <w:lang w:bidi="fa-IR"/>
        </w:rPr>
        <w:t>ل</w:t>
      </w:r>
      <w:r w:rsidRPr="00887185">
        <w:rPr>
          <w:rFonts w:cs="B Nazanin"/>
          <w:rtl/>
          <w:lang w:bidi="fa-IR"/>
        </w:rPr>
        <w:t xml:space="preserve"> برا</w:t>
      </w:r>
      <w:r w:rsidRPr="00887185">
        <w:rPr>
          <w:rFonts w:cs="B Nazanin" w:hint="cs"/>
          <w:rtl/>
          <w:lang w:bidi="fa-IR"/>
        </w:rPr>
        <w:t>ی</w:t>
      </w:r>
      <w:r w:rsidR="005428C1">
        <w:rPr>
          <w:rFonts w:cs="B Nazanin"/>
          <w:rtl/>
          <w:lang w:bidi="fa-IR"/>
        </w:rPr>
        <w:t xml:space="preserve"> </w:t>
      </w:r>
      <w:r w:rsidRPr="00887185">
        <w:rPr>
          <w:rFonts w:cs="B Nazanin"/>
          <w:rtl/>
          <w:lang w:bidi="fa-IR"/>
        </w:rPr>
        <w:t>تغ</w:t>
      </w:r>
      <w:r w:rsidRPr="00887185">
        <w:rPr>
          <w:rFonts w:cs="B Nazanin" w:hint="cs"/>
          <w:rtl/>
          <w:lang w:bidi="fa-IR"/>
        </w:rPr>
        <w:t>یی</w:t>
      </w:r>
      <w:r w:rsidRPr="00887185">
        <w:rPr>
          <w:rFonts w:cs="B Nazanin" w:hint="eastAsia"/>
          <w:rtl/>
          <w:lang w:bidi="fa-IR"/>
        </w:rPr>
        <w:t>رات</w:t>
      </w:r>
      <w:r w:rsidR="005428C1">
        <w:rPr>
          <w:rFonts w:cs="B Nazanin"/>
          <w:rtl/>
          <w:lang w:bidi="fa-IR"/>
        </w:rPr>
        <w:t xml:space="preserve"> کوچک معتبر</w:t>
      </w:r>
      <w:r w:rsidR="005428C1">
        <w:rPr>
          <w:rFonts w:cs="B Nazanin" w:hint="cs"/>
          <w:rtl/>
          <w:lang w:bidi="fa-IR"/>
        </w:rPr>
        <w:t xml:space="preserve"> هستند.</w:t>
      </w:r>
      <w:r w:rsidR="00173110">
        <w:rPr>
          <w:rFonts w:cs="B Nazanin"/>
          <w:lang w:bidi="fa-IR"/>
        </w:rPr>
        <w:t xml:space="preserve"> </w:t>
      </w:r>
      <w:r w:rsidR="005428C1">
        <w:rPr>
          <w:rFonts w:cs="B Nazanin" w:hint="eastAsia"/>
          <w:rtl/>
          <w:lang w:bidi="fa-IR"/>
        </w:rPr>
        <w:t>اگ</w:t>
      </w:r>
      <w:r w:rsidR="005428C1">
        <w:rPr>
          <w:rFonts w:cs="B Nazanin" w:hint="cs"/>
          <w:rtl/>
          <w:lang w:bidi="fa-IR"/>
        </w:rPr>
        <w:t xml:space="preserve">ر ناگهان </w:t>
      </w:r>
      <w:r w:rsidR="005428C1">
        <w:rPr>
          <w:rFonts w:cs="B Nazanin"/>
          <w:rtl/>
          <w:lang w:bidi="fa-IR"/>
        </w:rPr>
        <w:t>ب</w:t>
      </w:r>
      <w:r w:rsidR="005428C1">
        <w:rPr>
          <w:rFonts w:cs="B Nazanin" w:hint="cs"/>
          <w:rtl/>
          <w:lang w:bidi="fa-IR"/>
        </w:rPr>
        <w:t>ک</w:t>
      </w:r>
      <w:r w:rsidRPr="00887185">
        <w:rPr>
          <w:rFonts w:cs="B Nazanin"/>
          <w:rtl/>
          <w:lang w:bidi="fa-IR"/>
        </w:rPr>
        <w:t xml:space="preserve"> تغ</w:t>
      </w:r>
      <w:r w:rsidRPr="00887185">
        <w:rPr>
          <w:rFonts w:cs="B Nazanin" w:hint="cs"/>
          <w:rtl/>
          <w:lang w:bidi="fa-IR"/>
        </w:rPr>
        <w:t>یی</w:t>
      </w:r>
      <w:r w:rsidRPr="00887185">
        <w:rPr>
          <w:rFonts w:cs="B Nazanin" w:hint="eastAsia"/>
          <w:rtl/>
          <w:lang w:bidi="fa-IR"/>
        </w:rPr>
        <w:t>ر</w:t>
      </w:r>
      <w:r w:rsidRPr="00887185">
        <w:rPr>
          <w:rFonts w:cs="B Nazanin"/>
          <w:rtl/>
          <w:lang w:bidi="fa-IR"/>
        </w:rPr>
        <w:t xml:space="preserve"> بزرگ</w:t>
      </w:r>
      <w:r w:rsidRPr="00887185">
        <w:rPr>
          <w:rFonts w:cs="B Nazanin"/>
          <w:lang w:bidi="fa-IR"/>
        </w:rPr>
        <w:t xml:space="preserve"> (Large Signal)</w:t>
      </w:r>
      <w:r w:rsidR="005428C1">
        <w:rPr>
          <w:rFonts w:cs="B Nazanin" w:hint="cs"/>
          <w:rtl/>
          <w:lang w:bidi="fa-IR"/>
        </w:rPr>
        <w:t>بدهیم</w:t>
      </w:r>
      <w:r w:rsidR="00173110">
        <w:rPr>
          <w:rFonts w:cs="B Nazanin"/>
          <w:rtl/>
          <w:lang w:bidi="fa-IR"/>
        </w:rPr>
        <w:t>،</w:t>
      </w:r>
      <w:r w:rsidRPr="00887185">
        <w:rPr>
          <w:rFonts w:cs="B Nazanin"/>
          <w:rtl/>
          <w:lang w:bidi="fa-IR"/>
        </w:rPr>
        <w:t xml:space="preserve"> پارامترها</w:t>
      </w:r>
      <w:r w:rsidRPr="00887185">
        <w:rPr>
          <w:rFonts w:cs="B Nazanin" w:hint="cs"/>
          <w:rtl/>
          <w:lang w:bidi="fa-IR"/>
        </w:rPr>
        <w:t>ی</w:t>
      </w:r>
      <w:r w:rsidRPr="00887185">
        <w:rPr>
          <w:rFonts w:cs="B Nazanin"/>
          <w:rtl/>
          <w:lang w:bidi="fa-IR"/>
        </w:rPr>
        <w:t xml:space="preserve"> س</w:t>
      </w:r>
      <w:r w:rsidRPr="00887185">
        <w:rPr>
          <w:rFonts w:cs="B Nazanin" w:hint="cs"/>
          <w:rtl/>
          <w:lang w:bidi="fa-IR"/>
        </w:rPr>
        <w:t>ی</w:t>
      </w:r>
      <w:r w:rsidRPr="00887185">
        <w:rPr>
          <w:rFonts w:cs="B Nazanin" w:hint="eastAsia"/>
          <w:rtl/>
          <w:lang w:bidi="fa-IR"/>
        </w:rPr>
        <w:t>ستم</w:t>
      </w:r>
      <w:r w:rsidR="00173110">
        <w:rPr>
          <w:rFonts w:cs="B Nazanin"/>
          <w:lang w:bidi="fa-IR"/>
        </w:rPr>
        <w:t xml:space="preserve"> </w:t>
      </w:r>
      <w:r w:rsidR="00173110">
        <w:rPr>
          <w:rFonts w:cs="B Nazanin"/>
          <w:rtl/>
          <w:lang w:bidi="fa-IR"/>
        </w:rPr>
        <w:t xml:space="preserve">مثل </w:t>
      </w:r>
      <w:r w:rsidR="00173110">
        <w:rPr>
          <w:rFonts w:cs="B Nazanin" w:hint="cs"/>
          <w:rtl/>
          <w:lang w:bidi="fa-IR"/>
        </w:rPr>
        <w:t>ثابت زمانی</w:t>
      </w:r>
      <w:r w:rsidR="00173110">
        <w:rPr>
          <w:rFonts w:cs="B Nazanin"/>
          <w:lang w:bidi="fa-IR"/>
        </w:rPr>
        <w:t xml:space="preserve"> τ</w:t>
      </w:r>
      <w:r w:rsidRPr="00887185">
        <w:rPr>
          <w:rFonts w:cs="B Nazanin"/>
          <w:lang w:bidi="fa-IR"/>
        </w:rPr>
        <w:t xml:space="preserve"> </w:t>
      </w:r>
      <w:r w:rsidRPr="00887185">
        <w:rPr>
          <w:rFonts w:cs="B Nazanin"/>
          <w:rtl/>
          <w:lang w:bidi="fa-IR"/>
        </w:rPr>
        <w:t>که ما ثابت فرض کرد</w:t>
      </w:r>
      <w:r w:rsidRPr="00887185">
        <w:rPr>
          <w:rFonts w:cs="B Nazanin" w:hint="cs"/>
          <w:rtl/>
          <w:lang w:bidi="fa-IR"/>
        </w:rPr>
        <w:t>ی</w:t>
      </w:r>
      <w:r w:rsidRPr="00887185">
        <w:rPr>
          <w:rFonts w:cs="B Nazanin" w:hint="eastAsia"/>
          <w:rtl/>
          <w:lang w:bidi="fa-IR"/>
        </w:rPr>
        <w:t>م،</w:t>
      </w:r>
      <w:r w:rsidRPr="00887185">
        <w:rPr>
          <w:rFonts w:cs="B Nazanin"/>
          <w:rtl/>
          <w:lang w:bidi="fa-IR"/>
        </w:rPr>
        <w:t xml:space="preserve"> در واقع</w:t>
      </w:r>
      <w:r w:rsidRPr="00887185">
        <w:rPr>
          <w:rFonts w:cs="B Nazanin" w:hint="cs"/>
          <w:rtl/>
          <w:lang w:bidi="fa-IR"/>
        </w:rPr>
        <w:t>ی</w:t>
      </w:r>
      <w:r w:rsidRPr="00887185">
        <w:rPr>
          <w:rFonts w:cs="B Nazanin" w:hint="eastAsia"/>
          <w:rtl/>
          <w:lang w:bidi="fa-IR"/>
        </w:rPr>
        <w:t>ت</w:t>
      </w:r>
      <w:r w:rsidRPr="00887185">
        <w:rPr>
          <w:rFonts w:cs="B Nazanin"/>
          <w:rtl/>
          <w:lang w:bidi="fa-IR"/>
        </w:rPr>
        <w:t xml:space="preserve"> تغ</w:t>
      </w:r>
      <w:r w:rsidRPr="00887185">
        <w:rPr>
          <w:rFonts w:cs="B Nazanin" w:hint="cs"/>
          <w:rtl/>
          <w:lang w:bidi="fa-IR"/>
        </w:rPr>
        <w:t>یی</w:t>
      </w:r>
      <w:r w:rsidRPr="00887185">
        <w:rPr>
          <w:rFonts w:cs="B Nazanin" w:hint="eastAsia"/>
          <w:rtl/>
          <w:lang w:bidi="fa-IR"/>
        </w:rPr>
        <w:t>ر</w:t>
      </w:r>
      <w:r w:rsidRPr="00887185">
        <w:rPr>
          <w:rFonts w:cs="B Nazanin"/>
          <w:rtl/>
          <w:lang w:bidi="fa-IR"/>
        </w:rPr>
        <w:t xml:space="preserve"> م</w:t>
      </w:r>
      <w:r w:rsidRPr="00887185">
        <w:rPr>
          <w:rFonts w:cs="B Nazanin" w:hint="cs"/>
          <w:rtl/>
          <w:lang w:bidi="fa-IR"/>
        </w:rPr>
        <w:t>ی‌</w:t>
      </w:r>
      <w:r w:rsidRPr="00887185">
        <w:rPr>
          <w:rFonts w:cs="B Nazanin" w:hint="eastAsia"/>
          <w:rtl/>
          <w:lang w:bidi="fa-IR"/>
        </w:rPr>
        <w:t>کنن</w:t>
      </w:r>
      <w:r w:rsidR="00173110">
        <w:rPr>
          <w:rFonts w:cs="B Nazanin" w:hint="cs"/>
          <w:rtl/>
          <w:lang w:bidi="fa-IR"/>
        </w:rPr>
        <w:t>د</w:t>
      </w:r>
      <w:r w:rsidRPr="00887185">
        <w:rPr>
          <w:rFonts w:cs="B Nazanin"/>
          <w:lang w:bidi="fa-IR"/>
        </w:rPr>
        <w:t>.</w:t>
      </w:r>
    </w:p>
    <w:p w14:paraId="60F8810C" w14:textId="4DE5E9C1" w:rsidR="00887185" w:rsidRPr="00887185" w:rsidRDefault="00887185" w:rsidP="00173110">
      <w:pPr>
        <w:pStyle w:val="Heading3"/>
        <w:bidi/>
        <w:rPr>
          <w:rtl/>
          <w:lang w:bidi="fa-IR"/>
        </w:rPr>
      </w:pPr>
      <w:bookmarkStart w:id="27" w:name="_Toc221807997"/>
      <w:r w:rsidRPr="00887185">
        <w:rPr>
          <w:rtl/>
          <w:lang w:bidi="fa-IR"/>
        </w:rPr>
        <w:t>محدود</w:t>
      </w:r>
      <w:r w:rsidRPr="00887185">
        <w:rPr>
          <w:rFonts w:hint="cs"/>
          <w:rtl/>
          <w:lang w:bidi="fa-IR"/>
        </w:rPr>
        <w:t>ی</w:t>
      </w:r>
      <w:r w:rsidRPr="00887185">
        <w:rPr>
          <w:rFonts w:hint="eastAsia"/>
          <w:rtl/>
          <w:lang w:bidi="fa-IR"/>
        </w:rPr>
        <w:t>ت‌ها</w:t>
      </w:r>
      <w:r w:rsidRPr="00887185">
        <w:rPr>
          <w:rFonts w:hint="cs"/>
          <w:rtl/>
          <w:lang w:bidi="fa-IR"/>
        </w:rPr>
        <w:t>ی</w:t>
      </w:r>
      <w:r w:rsidRPr="00887185">
        <w:rPr>
          <w:rtl/>
          <w:lang w:bidi="fa-IR"/>
        </w:rPr>
        <w:t xml:space="preserve"> ف</w:t>
      </w:r>
      <w:r w:rsidRPr="00887185">
        <w:rPr>
          <w:rFonts w:hint="cs"/>
          <w:rtl/>
          <w:lang w:bidi="fa-IR"/>
        </w:rPr>
        <w:t>ی</w:t>
      </w:r>
      <w:r w:rsidRPr="00887185">
        <w:rPr>
          <w:rFonts w:hint="eastAsia"/>
          <w:rtl/>
          <w:lang w:bidi="fa-IR"/>
        </w:rPr>
        <w:t>ز</w:t>
      </w:r>
      <w:r w:rsidRPr="00887185">
        <w:rPr>
          <w:rFonts w:hint="cs"/>
          <w:rtl/>
          <w:lang w:bidi="fa-IR"/>
        </w:rPr>
        <w:t>ی</w:t>
      </w:r>
      <w:r w:rsidRPr="00887185">
        <w:rPr>
          <w:rFonts w:hint="eastAsia"/>
          <w:rtl/>
          <w:lang w:bidi="fa-IR"/>
        </w:rPr>
        <w:t>ک</w:t>
      </w:r>
      <w:r w:rsidRPr="00887185">
        <w:rPr>
          <w:rFonts w:hint="cs"/>
          <w:rtl/>
          <w:lang w:bidi="fa-IR"/>
        </w:rPr>
        <w:t>ی</w:t>
      </w:r>
      <w:bookmarkEnd w:id="27"/>
      <w:r w:rsidR="00173110">
        <w:rPr>
          <w:lang w:bidi="fa-IR"/>
        </w:rPr>
        <w:t xml:space="preserve"> </w:t>
      </w:r>
    </w:p>
    <w:p w14:paraId="48473EFC" w14:textId="0E0ADF6D" w:rsidR="00887185" w:rsidRPr="00887185" w:rsidRDefault="00887185" w:rsidP="00173110">
      <w:pPr>
        <w:bidi/>
        <w:jc w:val="both"/>
        <w:rPr>
          <w:rFonts w:cs="B Nazanin"/>
          <w:rtl/>
          <w:lang w:bidi="fa-IR"/>
        </w:rPr>
      </w:pPr>
      <w:r w:rsidRPr="00887185">
        <w:rPr>
          <w:rFonts w:cs="B Nazanin" w:hint="eastAsia"/>
          <w:rtl/>
          <w:lang w:bidi="fa-IR"/>
        </w:rPr>
        <w:t>تابع</w:t>
      </w:r>
      <w:r w:rsidRPr="00887185">
        <w:rPr>
          <w:rFonts w:cs="B Nazanin"/>
          <w:rtl/>
          <w:lang w:bidi="fa-IR"/>
        </w:rPr>
        <w:t xml:space="preserve"> تبد</w:t>
      </w:r>
      <w:r w:rsidRPr="00887185">
        <w:rPr>
          <w:rFonts w:cs="B Nazanin" w:hint="cs"/>
          <w:rtl/>
          <w:lang w:bidi="fa-IR"/>
        </w:rPr>
        <w:t>ی</w:t>
      </w:r>
      <w:r w:rsidRPr="00887185">
        <w:rPr>
          <w:rFonts w:cs="B Nazanin" w:hint="eastAsia"/>
          <w:rtl/>
          <w:lang w:bidi="fa-IR"/>
        </w:rPr>
        <w:t>ل</w:t>
      </w:r>
      <w:r w:rsidRPr="00887185">
        <w:rPr>
          <w:rFonts w:cs="B Nazanin"/>
          <w:rtl/>
          <w:lang w:bidi="fa-IR"/>
        </w:rPr>
        <w:t xml:space="preserve"> خط</w:t>
      </w:r>
      <w:r w:rsidRPr="00887185">
        <w:rPr>
          <w:rFonts w:cs="B Nazanin" w:hint="cs"/>
          <w:rtl/>
          <w:lang w:bidi="fa-IR"/>
        </w:rPr>
        <w:t>ی</w:t>
      </w:r>
      <w:r w:rsidRPr="00887185">
        <w:rPr>
          <w:rFonts w:cs="B Nazanin"/>
          <w:rtl/>
          <w:lang w:bidi="fa-IR"/>
        </w:rPr>
        <w:t xml:space="preserve"> فرض م</w:t>
      </w:r>
      <w:r w:rsidRPr="00887185">
        <w:rPr>
          <w:rFonts w:cs="B Nazanin" w:hint="cs"/>
          <w:rtl/>
          <w:lang w:bidi="fa-IR"/>
        </w:rPr>
        <w:t>ی‌</w:t>
      </w:r>
      <w:r w:rsidR="00173110">
        <w:rPr>
          <w:rFonts w:cs="B Nazanin" w:hint="eastAsia"/>
          <w:rtl/>
          <w:lang w:bidi="fa-IR"/>
        </w:rPr>
        <w:t>کن</w:t>
      </w:r>
      <w:r w:rsidR="00173110">
        <w:rPr>
          <w:rFonts w:cs="B Nazanin" w:hint="cs"/>
          <w:rtl/>
          <w:lang w:bidi="fa-IR"/>
        </w:rPr>
        <w:t>د</w:t>
      </w:r>
      <w:r w:rsidRPr="00887185">
        <w:rPr>
          <w:rFonts w:cs="B Nazanin"/>
          <w:rtl/>
          <w:lang w:bidi="fa-IR"/>
        </w:rPr>
        <w:t xml:space="preserve"> اگر ورود</w:t>
      </w:r>
      <w:r w:rsidRPr="00887185">
        <w:rPr>
          <w:rFonts w:cs="B Nazanin" w:hint="cs"/>
          <w:rtl/>
          <w:lang w:bidi="fa-IR"/>
        </w:rPr>
        <w:t>ی</w:t>
      </w:r>
      <w:r w:rsidRPr="00887185">
        <w:rPr>
          <w:rFonts w:cs="B Nazanin"/>
          <w:rtl/>
          <w:lang w:bidi="fa-IR"/>
        </w:rPr>
        <w:t xml:space="preserve"> ۱۰۰ </w:t>
      </w:r>
      <w:r w:rsidRPr="00887185">
        <w:rPr>
          <w:rFonts w:cs="B Nazanin" w:hint="cs"/>
          <w:rtl/>
          <w:lang w:bidi="fa-IR"/>
        </w:rPr>
        <w:t>برابر</w:t>
      </w:r>
      <w:r w:rsidRPr="00887185">
        <w:rPr>
          <w:rFonts w:cs="B Nazanin"/>
          <w:rtl/>
          <w:lang w:bidi="fa-IR"/>
        </w:rPr>
        <w:t xml:space="preserve"> </w:t>
      </w:r>
      <w:r w:rsidRPr="00887185">
        <w:rPr>
          <w:rFonts w:cs="B Nazanin" w:hint="cs"/>
          <w:rtl/>
          <w:lang w:bidi="fa-IR"/>
        </w:rPr>
        <w:t>بشه،</w:t>
      </w:r>
      <w:r w:rsidRPr="00887185">
        <w:rPr>
          <w:rFonts w:cs="B Nazanin"/>
          <w:rtl/>
          <w:lang w:bidi="fa-IR"/>
        </w:rPr>
        <w:t xml:space="preserve"> </w:t>
      </w:r>
      <w:r w:rsidRPr="00887185">
        <w:rPr>
          <w:rFonts w:cs="B Nazanin" w:hint="cs"/>
          <w:rtl/>
          <w:lang w:bidi="fa-IR"/>
        </w:rPr>
        <w:t>خروجی</w:t>
      </w:r>
      <w:r w:rsidRPr="00887185">
        <w:rPr>
          <w:rFonts w:cs="B Nazanin"/>
          <w:rtl/>
          <w:lang w:bidi="fa-IR"/>
        </w:rPr>
        <w:t xml:space="preserve"> هم ۱۰۰ </w:t>
      </w:r>
      <w:r w:rsidRPr="00887185">
        <w:rPr>
          <w:rFonts w:cs="B Nazanin" w:hint="cs"/>
          <w:rtl/>
          <w:lang w:bidi="fa-IR"/>
        </w:rPr>
        <w:t>برابر</w:t>
      </w:r>
      <w:r w:rsidRPr="00887185">
        <w:rPr>
          <w:rFonts w:cs="B Nazanin"/>
          <w:rtl/>
          <w:lang w:bidi="fa-IR"/>
        </w:rPr>
        <w:t xml:space="preserve"> </w:t>
      </w:r>
      <w:r w:rsidRPr="00887185">
        <w:rPr>
          <w:rFonts w:cs="B Nazanin" w:hint="cs"/>
          <w:rtl/>
          <w:lang w:bidi="fa-IR"/>
        </w:rPr>
        <w:t>می</w:t>
      </w:r>
      <w:r w:rsidRPr="00887185">
        <w:rPr>
          <w:rFonts w:cs="B Nazanin" w:hint="eastAsia"/>
          <w:rtl/>
          <w:lang w:bidi="fa-IR"/>
        </w:rPr>
        <w:t>شه</w:t>
      </w:r>
      <w:r w:rsidRPr="00887185">
        <w:rPr>
          <w:rFonts w:cs="B Nazanin"/>
          <w:rtl/>
          <w:lang w:bidi="fa-IR"/>
        </w:rPr>
        <w:t xml:space="preserve"> (تا ب</w:t>
      </w:r>
      <w:r w:rsidRPr="00887185">
        <w:rPr>
          <w:rFonts w:cs="B Nazanin" w:hint="cs"/>
          <w:rtl/>
          <w:lang w:bidi="fa-IR"/>
        </w:rPr>
        <w:t>ی‌</w:t>
      </w:r>
      <w:r w:rsidRPr="00887185">
        <w:rPr>
          <w:rFonts w:cs="B Nazanin" w:hint="eastAsia"/>
          <w:rtl/>
          <w:lang w:bidi="fa-IR"/>
        </w:rPr>
        <w:t>نها</w:t>
      </w:r>
      <w:r w:rsidRPr="00887185">
        <w:rPr>
          <w:rFonts w:cs="B Nazanin" w:hint="cs"/>
          <w:rtl/>
          <w:lang w:bidi="fa-IR"/>
        </w:rPr>
        <w:t>ی</w:t>
      </w:r>
      <w:r w:rsidRPr="00887185">
        <w:rPr>
          <w:rFonts w:cs="B Nazanin" w:hint="eastAsia"/>
          <w:rtl/>
          <w:lang w:bidi="fa-IR"/>
        </w:rPr>
        <w:t>ت</w:t>
      </w:r>
      <w:r w:rsidRPr="00887185">
        <w:rPr>
          <w:rFonts w:cs="B Nazanin"/>
          <w:rtl/>
          <w:lang w:bidi="fa-IR"/>
        </w:rPr>
        <w:t>)</w:t>
      </w:r>
      <w:r w:rsidRPr="00887185">
        <w:rPr>
          <w:rFonts w:cs="B Nazanin"/>
          <w:lang w:bidi="fa-IR"/>
        </w:rPr>
        <w:t>.</w:t>
      </w:r>
      <w:r w:rsidR="00173110">
        <w:rPr>
          <w:rFonts w:cs="B Nazanin" w:hint="cs"/>
          <w:rtl/>
          <w:lang w:bidi="fa-IR"/>
        </w:rPr>
        <w:t xml:space="preserve"> </w:t>
      </w:r>
      <w:r w:rsidRPr="00887185">
        <w:rPr>
          <w:rFonts w:cs="B Nazanin" w:hint="eastAsia"/>
          <w:rtl/>
          <w:lang w:bidi="fa-IR"/>
        </w:rPr>
        <w:t>اما</w:t>
      </w:r>
      <w:r w:rsidRPr="00887185">
        <w:rPr>
          <w:rFonts w:cs="B Nazanin"/>
          <w:rtl/>
          <w:lang w:bidi="fa-IR"/>
        </w:rPr>
        <w:t xml:space="preserve"> در واقع</w:t>
      </w:r>
      <w:r w:rsidRPr="00887185">
        <w:rPr>
          <w:rFonts w:cs="B Nazanin" w:hint="cs"/>
          <w:rtl/>
          <w:lang w:bidi="fa-IR"/>
        </w:rPr>
        <w:t>ی</w:t>
      </w:r>
      <w:r w:rsidRPr="00887185">
        <w:rPr>
          <w:rFonts w:cs="B Nazanin" w:hint="eastAsia"/>
          <w:rtl/>
          <w:lang w:bidi="fa-IR"/>
        </w:rPr>
        <w:t>ت</w:t>
      </w:r>
      <w:r w:rsidR="00173110">
        <w:rPr>
          <w:rFonts w:cs="B Nazanin"/>
          <w:lang w:bidi="fa-IR"/>
        </w:rPr>
        <w:t xml:space="preserve"> </w:t>
      </w:r>
      <w:r w:rsidRPr="00887185">
        <w:rPr>
          <w:rFonts w:cs="B Nazanin"/>
          <w:rtl/>
          <w:lang w:bidi="fa-IR"/>
        </w:rPr>
        <w:t>ش</w:t>
      </w:r>
      <w:r w:rsidRPr="00887185">
        <w:rPr>
          <w:rFonts w:cs="B Nazanin" w:hint="cs"/>
          <w:rtl/>
          <w:lang w:bidi="fa-IR"/>
        </w:rPr>
        <w:t>ی</w:t>
      </w:r>
      <w:r w:rsidRPr="00887185">
        <w:rPr>
          <w:rFonts w:cs="B Nazanin" w:hint="eastAsia"/>
          <w:rtl/>
          <w:lang w:bidi="fa-IR"/>
        </w:rPr>
        <w:t>ر</w:t>
      </w:r>
      <w:r w:rsidRPr="00887185">
        <w:rPr>
          <w:rFonts w:cs="B Nazanin"/>
          <w:rtl/>
          <w:lang w:bidi="fa-IR"/>
        </w:rPr>
        <w:t xml:space="preserve"> ورود</w:t>
      </w:r>
      <w:r w:rsidRPr="00887185">
        <w:rPr>
          <w:rFonts w:cs="B Nazanin" w:hint="cs"/>
          <w:rtl/>
          <w:lang w:bidi="fa-IR"/>
        </w:rPr>
        <w:t>ی</w:t>
      </w:r>
      <w:r w:rsidRPr="00887185">
        <w:rPr>
          <w:rFonts w:cs="B Nazanin"/>
          <w:rtl/>
          <w:lang w:bidi="fa-IR"/>
        </w:rPr>
        <w:t xml:space="preserve"> ب</w:t>
      </w:r>
      <w:r w:rsidRPr="00887185">
        <w:rPr>
          <w:rFonts w:cs="B Nazanin" w:hint="cs"/>
          <w:rtl/>
          <w:lang w:bidi="fa-IR"/>
        </w:rPr>
        <w:t>ی</w:t>
      </w:r>
      <w:r w:rsidRPr="00887185">
        <w:rPr>
          <w:rFonts w:cs="B Nazanin" w:hint="eastAsia"/>
          <w:rtl/>
          <w:lang w:bidi="fa-IR"/>
        </w:rPr>
        <w:t>شتر</w:t>
      </w:r>
      <w:r w:rsidRPr="00887185">
        <w:rPr>
          <w:rFonts w:cs="B Nazanin"/>
          <w:rtl/>
          <w:lang w:bidi="fa-IR"/>
        </w:rPr>
        <w:t xml:space="preserve"> از ۱۰۰</w:t>
      </w:r>
      <w:r w:rsidRPr="00887185">
        <w:rPr>
          <w:rFonts w:ascii="Times New Roman" w:hAnsi="Times New Roman" w:cs="Times New Roman" w:hint="cs"/>
          <w:rtl/>
          <w:lang w:bidi="fa-IR"/>
        </w:rPr>
        <w:t>٪</w:t>
      </w:r>
      <w:r w:rsidRPr="00887185">
        <w:rPr>
          <w:rFonts w:cs="B Nazanin"/>
          <w:rtl/>
          <w:lang w:bidi="fa-IR"/>
        </w:rPr>
        <w:t xml:space="preserve"> </w:t>
      </w:r>
      <w:r w:rsidRPr="00887185">
        <w:rPr>
          <w:rFonts w:cs="B Nazanin" w:hint="cs"/>
          <w:rtl/>
          <w:lang w:bidi="fa-IR"/>
        </w:rPr>
        <w:t>باز</w:t>
      </w:r>
      <w:r w:rsidRPr="00887185">
        <w:rPr>
          <w:rFonts w:cs="B Nazanin"/>
          <w:rtl/>
          <w:lang w:bidi="fa-IR"/>
        </w:rPr>
        <w:t xml:space="preserve"> </w:t>
      </w:r>
      <w:r w:rsidRPr="00887185">
        <w:rPr>
          <w:rFonts w:cs="B Nazanin" w:hint="cs"/>
          <w:rtl/>
          <w:lang w:bidi="fa-IR"/>
        </w:rPr>
        <w:t>نمی</w:t>
      </w:r>
      <w:r w:rsidRPr="00887185">
        <w:rPr>
          <w:rFonts w:cs="B Nazanin" w:hint="eastAsia"/>
          <w:rtl/>
          <w:lang w:bidi="fa-IR"/>
        </w:rPr>
        <w:t>شه</w:t>
      </w:r>
      <w:r w:rsidRPr="00887185">
        <w:rPr>
          <w:rFonts w:cs="B Nazanin"/>
          <w:rtl/>
          <w:lang w:bidi="fa-IR"/>
        </w:rPr>
        <w:t xml:space="preserve"> (اشباع)</w:t>
      </w:r>
      <w:r w:rsidR="00173110">
        <w:rPr>
          <w:rFonts w:cs="B Nazanin"/>
          <w:lang w:bidi="fa-IR"/>
        </w:rPr>
        <w:t>.</w:t>
      </w:r>
      <w:r w:rsidR="00173110">
        <w:rPr>
          <w:rFonts w:cs="B Nazanin" w:hint="cs"/>
          <w:rtl/>
          <w:lang w:bidi="fa-IR"/>
        </w:rPr>
        <w:t xml:space="preserve"> </w:t>
      </w:r>
      <w:r w:rsidRPr="00887185">
        <w:rPr>
          <w:rFonts w:cs="B Nazanin"/>
          <w:rtl/>
          <w:lang w:bidi="fa-IR"/>
        </w:rPr>
        <w:t>تانکر به ارتفاع ماکس</w:t>
      </w:r>
      <w:r w:rsidRPr="00887185">
        <w:rPr>
          <w:rFonts w:cs="B Nazanin" w:hint="cs"/>
          <w:rtl/>
          <w:lang w:bidi="fa-IR"/>
        </w:rPr>
        <w:t>ی</w:t>
      </w:r>
      <w:r w:rsidRPr="00887185">
        <w:rPr>
          <w:rFonts w:cs="B Nazanin" w:hint="eastAsia"/>
          <w:rtl/>
          <w:lang w:bidi="fa-IR"/>
        </w:rPr>
        <w:t>مم</w:t>
      </w:r>
      <w:r w:rsidRPr="00887185">
        <w:rPr>
          <w:rFonts w:cs="B Nazanin"/>
          <w:rtl/>
          <w:lang w:bidi="fa-IR"/>
        </w:rPr>
        <w:t xml:space="preserve"> م</w:t>
      </w:r>
      <w:r w:rsidRPr="00887185">
        <w:rPr>
          <w:rFonts w:cs="B Nazanin" w:hint="cs"/>
          <w:rtl/>
          <w:lang w:bidi="fa-IR"/>
        </w:rPr>
        <w:t>ی‌</w:t>
      </w:r>
      <w:r w:rsidR="00173110">
        <w:rPr>
          <w:rFonts w:cs="B Nazanin" w:hint="eastAsia"/>
          <w:rtl/>
          <w:lang w:bidi="fa-IR"/>
        </w:rPr>
        <w:t>رس</w:t>
      </w:r>
      <w:r w:rsidR="00173110">
        <w:rPr>
          <w:rFonts w:cs="B Nazanin" w:hint="cs"/>
          <w:rtl/>
          <w:lang w:bidi="fa-IR"/>
        </w:rPr>
        <w:t>د</w:t>
      </w:r>
      <w:r w:rsidRPr="00887185">
        <w:rPr>
          <w:rFonts w:cs="B Nazanin"/>
          <w:rtl/>
          <w:lang w:bidi="fa-IR"/>
        </w:rPr>
        <w:t xml:space="preserve"> و سرر</w:t>
      </w:r>
      <w:r w:rsidRPr="00887185">
        <w:rPr>
          <w:rFonts w:cs="B Nazanin" w:hint="cs"/>
          <w:rtl/>
          <w:lang w:bidi="fa-IR"/>
        </w:rPr>
        <w:t>ی</w:t>
      </w:r>
      <w:r w:rsidRPr="00887185">
        <w:rPr>
          <w:rFonts w:cs="B Nazanin" w:hint="eastAsia"/>
          <w:rtl/>
          <w:lang w:bidi="fa-IR"/>
        </w:rPr>
        <w:t>ز</w:t>
      </w:r>
      <w:r w:rsidRPr="00887185">
        <w:rPr>
          <w:rFonts w:cs="B Nazanin"/>
          <w:rtl/>
          <w:lang w:bidi="fa-IR"/>
        </w:rPr>
        <w:t xml:space="preserve"> م</w:t>
      </w:r>
      <w:r w:rsidRPr="00887185">
        <w:rPr>
          <w:rFonts w:cs="B Nazanin" w:hint="cs"/>
          <w:rtl/>
          <w:lang w:bidi="fa-IR"/>
        </w:rPr>
        <w:t>ی‌</w:t>
      </w:r>
      <w:r w:rsidR="00173110">
        <w:rPr>
          <w:rFonts w:cs="B Nazanin" w:hint="eastAsia"/>
          <w:rtl/>
          <w:lang w:bidi="fa-IR"/>
        </w:rPr>
        <w:t>کن</w:t>
      </w:r>
      <w:r w:rsidR="00173110">
        <w:rPr>
          <w:rFonts w:cs="B Nazanin" w:hint="cs"/>
          <w:rtl/>
          <w:lang w:bidi="fa-IR"/>
        </w:rPr>
        <w:t>د.</w:t>
      </w:r>
      <w:r w:rsidR="00173110">
        <w:rPr>
          <w:rFonts w:cs="B Nazanin"/>
          <w:lang w:bidi="fa-IR"/>
        </w:rPr>
        <w:t xml:space="preserve"> </w:t>
      </w:r>
      <w:r w:rsidR="00173110">
        <w:rPr>
          <w:rFonts w:cs="B Nazanin" w:hint="cs"/>
          <w:rtl/>
          <w:lang w:bidi="fa-IR"/>
        </w:rPr>
        <w:t xml:space="preserve">همچنین </w:t>
      </w:r>
      <w:r w:rsidRPr="00887185">
        <w:rPr>
          <w:rFonts w:cs="B Nazanin"/>
          <w:rtl/>
          <w:lang w:bidi="fa-IR"/>
        </w:rPr>
        <w:t>آب نم</w:t>
      </w:r>
      <w:r w:rsidRPr="00887185">
        <w:rPr>
          <w:rFonts w:cs="B Nazanin" w:hint="cs"/>
          <w:rtl/>
          <w:lang w:bidi="fa-IR"/>
        </w:rPr>
        <w:t>ی‌</w:t>
      </w:r>
      <w:r w:rsidR="00173110">
        <w:rPr>
          <w:rFonts w:cs="B Nazanin" w:hint="eastAsia"/>
          <w:rtl/>
          <w:lang w:bidi="fa-IR"/>
        </w:rPr>
        <w:t>تو</w:t>
      </w:r>
      <w:r w:rsidR="00173110">
        <w:rPr>
          <w:rFonts w:cs="B Nazanin" w:hint="cs"/>
          <w:rtl/>
          <w:lang w:bidi="fa-IR"/>
        </w:rPr>
        <w:t xml:space="preserve">اند </w:t>
      </w:r>
      <w:r w:rsidRPr="00887185">
        <w:rPr>
          <w:rFonts w:cs="B Nazanin"/>
          <w:rtl/>
          <w:lang w:bidi="fa-IR"/>
        </w:rPr>
        <w:t>منف</w:t>
      </w:r>
      <w:r w:rsidRPr="00887185">
        <w:rPr>
          <w:rFonts w:cs="B Nazanin" w:hint="cs"/>
          <w:rtl/>
          <w:lang w:bidi="fa-IR"/>
        </w:rPr>
        <w:t>ی</w:t>
      </w:r>
      <w:r w:rsidR="00173110">
        <w:rPr>
          <w:rFonts w:cs="B Nazanin"/>
          <w:rtl/>
          <w:lang w:bidi="fa-IR"/>
        </w:rPr>
        <w:t xml:space="preserve"> بش</w:t>
      </w:r>
      <w:r w:rsidR="00173110">
        <w:rPr>
          <w:rFonts w:cs="B Nazanin" w:hint="cs"/>
          <w:rtl/>
          <w:lang w:bidi="fa-IR"/>
        </w:rPr>
        <w:t xml:space="preserve">ود. </w:t>
      </w:r>
      <w:r w:rsidRPr="00887185">
        <w:rPr>
          <w:rFonts w:cs="B Nazanin" w:hint="eastAsia"/>
          <w:rtl/>
          <w:lang w:bidi="fa-IR"/>
        </w:rPr>
        <w:t>تابع</w:t>
      </w:r>
      <w:r w:rsidRPr="00887185">
        <w:rPr>
          <w:rFonts w:cs="B Nazanin"/>
          <w:rtl/>
          <w:lang w:bidi="fa-IR"/>
        </w:rPr>
        <w:t xml:space="preserve"> تبد</w:t>
      </w:r>
      <w:r w:rsidRPr="00887185">
        <w:rPr>
          <w:rFonts w:cs="B Nazanin" w:hint="cs"/>
          <w:rtl/>
          <w:lang w:bidi="fa-IR"/>
        </w:rPr>
        <w:t>ی</w:t>
      </w:r>
      <w:r w:rsidRPr="00887185">
        <w:rPr>
          <w:rFonts w:cs="B Nazanin" w:hint="eastAsia"/>
          <w:rtl/>
          <w:lang w:bidi="fa-IR"/>
        </w:rPr>
        <w:t>ل</w:t>
      </w:r>
      <w:r w:rsidRPr="00887185">
        <w:rPr>
          <w:rFonts w:cs="B Nazanin"/>
          <w:rtl/>
          <w:lang w:bidi="fa-IR"/>
        </w:rPr>
        <w:t xml:space="preserve"> ه</w:t>
      </w:r>
      <w:r w:rsidRPr="00887185">
        <w:rPr>
          <w:rFonts w:cs="B Nazanin" w:hint="cs"/>
          <w:rtl/>
          <w:lang w:bidi="fa-IR"/>
        </w:rPr>
        <w:t>ی</w:t>
      </w:r>
      <w:r w:rsidRPr="00887185">
        <w:rPr>
          <w:rFonts w:cs="B Nazanin" w:hint="eastAsia"/>
          <w:rtl/>
          <w:lang w:bidi="fa-IR"/>
        </w:rPr>
        <w:t>چ</w:t>
      </w:r>
      <w:r w:rsidRPr="00887185">
        <w:rPr>
          <w:rFonts w:cs="B Nazanin"/>
          <w:rtl/>
          <w:lang w:bidi="fa-IR"/>
        </w:rPr>
        <w:t xml:space="preserve"> درک</w:t>
      </w:r>
      <w:r w:rsidRPr="00887185">
        <w:rPr>
          <w:rFonts w:cs="B Nazanin" w:hint="cs"/>
          <w:rtl/>
          <w:lang w:bidi="fa-IR"/>
        </w:rPr>
        <w:t>ی</w:t>
      </w:r>
      <w:r w:rsidRPr="00887185">
        <w:rPr>
          <w:rFonts w:cs="B Nazanin"/>
          <w:rtl/>
          <w:lang w:bidi="fa-IR"/>
        </w:rPr>
        <w:t xml:space="preserve"> از ا</w:t>
      </w:r>
      <w:r w:rsidRPr="00887185">
        <w:rPr>
          <w:rFonts w:cs="B Nazanin" w:hint="cs"/>
          <w:rtl/>
          <w:lang w:bidi="fa-IR"/>
        </w:rPr>
        <w:t>ی</w:t>
      </w:r>
      <w:r w:rsidRPr="00887185">
        <w:rPr>
          <w:rFonts w:cs="B Nazanin" w:hint="eastAsia"/>
          <w:rtl/>
          <w:lang w:bidi="fa-IR"/>
        </w:rPr>
        <w:t>ن</w:t>
      </w:r>
      <w:r w:rsidRPr="00887185">
        <w:rPr>
          <w:rFonts w:cs="B Nazanin"/>
          <w:rtl/>
          <w:lang w:bidi="fa-IR"/>
        </w:rPr>
        <w:t xml:space="preserve"> محدود</w:t>
      </w:r>
      <w:r w:rsidRPr="00887185">
        <w:rPr>
          <w:rFonts w:cs="B Nazanin" w:hint="cs"/>
          <w:rtl/>
          <w:lang w:bidi="fa-IR"/>
        </w:rPr>
        <w:t>ی</w:t>
      </w:r>
      <w:r w:rsidRPr="00887185">
        <w:rPr>
          <w:rFonts w:cs="B Nazanin" w:hint="eastAsia"/>
          <w:rtl/>
          <w:lang w:bidi="fa-IR"/>
        </w:rPr>
        <w:t>ت‌ها</w:t>
      </w:r>
      <w:r w:rsidR="00173110">
        <w:rPr>
          <w:rFonts w:cs="B Nazanin"/>
          <w:rtl/>
          <w:lang w:bidi="fa-IR"/>
        </w:rPr>
        <w:t xml:space="preserve"> ندار</w:t>
      </w:r>
      <w:r w:rsidR="00173110">
        <w:rPr>
          <w:rFonts w:cs="B Nazanin" w:hint="cs"/>
          <w:rtl/>
          <w:lang w:bidi="fa-IR"/>
        </w:rPr>
        <w:t>د.</w:t>
      </w:r>
    </w:p>
    <w:p w14:paraId="597B784C" w14:textId="4DDC7CD2" w:rsidR="00B31C37" w:rsidRDefault="001A3888" w:rsidP="000038C3">
      <w:pPr>
        <w:pStyle w:val="Heading1"/>
        <w:bidi/>
        <w:rPr>
          <w:rtl/>
          <w:lang w:bidi="fa-IR"/>
        </w:rPr>
      </w:pPr>
      <w:bookmarkStart w:id="28" w:name="_Toc221807998"/>
      <w:r w:rsidRPr="004668A0">
        <w:rPr>
          <w:rFonts w:hint="cs"/>
          <w:rtl/>
          <w:lang w:bidi="fa-IR"/>
        </w:rPr>
        <w:t>تحلیل حلقه باز</w:t>
      </w:r>
      <w:bookmarkEnd w:id="28"/>
      <w:r w:rsidRPr="004668A0">
        <w:rPr>
          <w:rFonts w:hint="cs"/>
          <w:rtl/>
          <w:lang w:bidi="fa-IR"/>
        </w:rPr>
        <w:t xml:space="preserve"> </w:t>
      </w:r>
    </w:p>
    <w:p w14:paraId="3134F7EA" w14:textId="38BA2DCA" w:rsidR="004668A0" w:rsidRDefault="001A3888" w:rsidP="00B31C37">
      <w:pPr>
        <w:bidi/>
        <w:rPr>
          <w:rFonts w:cs="B Nazanin"/>
          <w:b/>
          <w:bCs/>
          <w:rtl/>
          <w:lang w:bidi="fa-IR"/>
        </w:rPr>
      </w:pPr>
      <w:r w:rsidRPr="00307ED9">
        <w:rPr>
          <w:rFonts w:cs="B Nazanin" w:hint="cs"/>
          <w:rtl/>
          <w:lang w:bidi="fa-IR"/>
        </w:rPr>
        <w:t xml:space="preserve">به دلیل مقدار حجم زیاد کد </w:t>
      </w:r>
      <w:r w:rsidR="004668A0">
        <w:rPr>
          <w:rFonts w:cs="B Nazanin" w:hint="cs"/>
          <w:rtl/>
          <w:lang w:bidi="fa-IR"/>
        </w:rPr>
        <w:t>آورده نشده</w:t>
      </w:r>
      <w:r w:rsidRPr="00307ED9">
        <w:rPr>
          <w:rFonts w:cs="B Nazanin" w:hint="cs"/>
          <w:rtl/>
          <w:lang w:bidi="fa-IR"/>
        </w:rPr>
        <w:t xml:space="preserve"> و در فایل </w:t>
      </w:r>
      <w:ins w:id="29" w:author="mamad" w:date="2026-02-12T20:12:00Z">
        <w:r w:rsidRPr="00307ED9">
          <w:rPr>
            <w:rFonts w:cs="B Nazanin" w:hint="cs"/>
            <w:rtl/>
            <w:lang w:bidi="fa-IR"/>
          </w:rPr>
          <w:t>تحلیل مدار باز قرار دا</w:t>
        </w:r>
      </w:ins>
      <w:r w:rsidR="004668A0">
        <w:rPr>
          <w:rFonts w:cs="B Nazanin" w:hint="cs"/>
          <w:rtl/>
          <w:lang w:bidi="fa-IR"/>
        </w:rPr>
        <w:t>رد.</w:t>
      </w:r>
    </w:p>
    <w:p w14:paraId="257E11F3" w14:textId="111191A2" w:rsidR="004668A0" w:rsidRPr="004668A0" w:rsidRDefault="00173110" w:rsidP="004668A0">
      <w:pPr>
        <w:bidi/>
        <w:rPr>
          <w:rFonts w:cs="B Nazanin"/>
          <w:b/>
          <w:bCs/>
          <w:rtl/>
          <w:lang w:bidi="fa-IR"/>
        </w:rPr>
      </w:pPr>
      <w:ins w:id="30" w:author="mamad" w:date="2026-02-12T20:13:00Z">
        <w:r w:rsidRPr="00307ED9">
          <w:rPr>
            <w:rFonts w:cs="B Nazanin"/>
            <w:noProof/>
          </w:rPr>
          <w:drawing>
            <wp:anchor distT="0" distB="0" distL="114300" distR="114300" simplePos="0" relativeHeight="251662336" behindDoc="0" locked="0" layoutInCell="1" allowOverlap="1" wp14:anchorId="7A90B845" wp14:editId="7EAC7EE5">
              <wp:simplePos x="0" y="0"/>
              <wp:positionH relativeFrom="margin">
                <wp:posOffset>828040</wp:posOffset>
              </wp:positionH>
              <wp:positionV relativeFrom="paragraph">
                <wp:posOffset>359410</wp:posOffset>
              </wp:positionV>
              <wp:extent cx="4257675" cy="3899054"/>
              <wp:effectExtent l="0" t="0" r="0" b="6350"/>
              <wp:wrapTopAndBottom/>
              <wp:docPr id="98202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9682" name=""/>
                      <pic:cNvPicPr/>
                    </pic:nvPicPr>
                    <pic:blipFill>
                      <a:blip r:embed="rId16">
                        <a:extLst>
                          <a:ext uri="{28A0092B-C50C-407E-A947-70E740481C1C}">
                            <a14:useLocalDpi xmlns:a14="http://schemas.microsoft.com/office/drawing/2010/main" val="0"/>
                          </a:ext>
                        </a:extLst>
                      </a:blip>
                      <a:stretch>
                        <a:fillRect/>
                      </a:stretch>
                    </pic:blipFill>
                    <pic:spPr>
                      <a:xfrm>
                        <a:off x="0" y="0"/>
                        <a:ext cx="4257675" cy="3899054"/>
                      </a:xfrm>
                      <a:prstGeom prst="rect">
                        <a:avLst/>
                      </a:prstGeom>
                    </pic:spPr>
                  </pic:pic>
                </a:graphicData>
              </a:graphic>
            </wp:anchor>
          </w:drawing>
        </w:r>
        <w:r w:rsidR="001A3888" w:rsidRPr="004668A0">
          <w:rPr>
            <w:rFonts w:cs="B Nazanin" w:hint="cs"/>
            <w:b/>
            <w:bCs/>
            <w:rtl/>
            <w:lang w:bidi="fa-IR"/>
          </w:rPr>
          <w:t>خروجی :</w:t>
        </w:r>
      </w:ins>
    </w:p>
    <w:p w14:paraId="6669C61B" w14:textId="503B6153" w:rsidR="001A3888" w:rsidRPr="004668A0" w:rsidRDefault="001A3888" w:rsidP="004668A0">
      <w:pPr>
        <w:bidi/>
        <w:rPr>
          <w:ins w:id="31" w:author="mamad" w:date="2026-02-12T20:14:00Z"/>
          <w:rFonts w:cs="B Nazanin"/>
          <w:b/>
          <w:bCs/>
          <w:rtl/>
          <w:lang w:bidi="fa-IR"/>
        </w:rPr>
      </w:pPr>
    </w:p>
    <w:p w14:paraId="2BE09A13" w14:textId="06785CFC" w:rsidR="001D0266" w:rsidRPr="00307ED9" w:rsidRDefault="001D0266" w:rsidP="001D0266">
      <w:pPr>
        <w:rPr>
          <w:ins w:id="32" w:author="mamad" w:date="2026-02-12T20:14:00Z"/>
          <w:rFonts w:cs="B Nazanin"/>
          <w:lang w:bidi="fa-IR"/>
        </w:rPr>
      </w:pPr>
      <w:ins w:id="33" w:author="mamad" w:date="2026-02-12T20:14:00Z">
        <w:r w:rsidRPr="00307ED9">
          <w:rPr>
            <w:rFonts w:cs="B Nazanin"/>
            <w:lang w:bidi="fa-IR"/>
          </w:rPr>
          <w:t>--- Step Response Info ---</w:t>
        </w:r>
      </w:ins>
    </w:p>
    <w:p w14:paraId="62838F16" w14:textId="7EBDFC46" w:rsidR="001D0266" w:rsidRPr="00307ED9" w:rsidRDefault="001D0266" w:rsidP="001D0266">
      <w:pPr>
        <w:rPr>
          <w:ins w:id="34" w:author="mamad" w:date="2026-02-12T20:14:00Z"/>
          <w:rFonts w:cs="B Nazanin"/>
          <w:lang w:bidi="fa-IR"/>
        </w:rPr>
      </w:pPr>
      <w:ins w:id="35" w:author="mamad" w:date="2026-02-12T20:14:00Z">
        <w:r w:rsidRPr="00307ED9">
          <w:rPr>
            <w:rFonts w:cs="B Nazanin"/>
            <w:lang w:bidi="fa-IR"/>
          </w:rPr>
          <w:t>Final Value: 20</w:t>
        </w:r>
      </w:ins>
    </w:p>
    <w:p w14:paraId="6C152411" w14:textId="716D8D2C" w:rsidR="001D0266" w:rsidRPr="00307ED9" w:rsidRDefault="001D0266" w:rsidP="001D0266">
      <w:pPr>
        <w:rPr>
          <w:ins w:id="36" w:author="mamad" w:date="2026-02-12T20:14:00Z"/>
          <w:rFonts w:cs="B Nazanin"/>
          <w:lang w:bidi="fa-IR"/>
        </w:rPr>
      </w:pPr>
      <w:ins w:id="37" w:author="mamad" w:date="2026-02-12T20:14:00Z">
        <w:r w:rsidRPr="00307ED9">
          <w:rPr>
            <w:rFonts w:cs="B Nazanin"/>
            <w:lang w:bidi="fa-IR"/>
          </w:rPr>
          <w:lastRenderedPageBreak/>
          <w:t>Settling Time: 782.4149</w:t>
        </w:r>
      </w:ins>
    </w:p>
    <w:p w14:paraId="0215A1A8" w14:textId="6E318315" w:rsidR="001D0266" w:rsidRPr="00307ED9" w:rsidRDefault="001D0266" w:rsidP="001D0266">
      <w:pPr>
        <w:rPr>
          <w:ins w:id="38" w:author="mamad" w:date="2026-02-12T20:14:00Z"/>
          <w:rFonts w:cs="B Nazanin"/>
          <w:lang w:bidi="fa-IR"/>
        </w:rPr>
      </w:pPr>
      <w:ins w:id="39" w:author="mamad" w:date="2026-02-12T20:14:00Z">
        <w:r w:rsidRPr="00307ED9">
          <w:rPr>
            <w:rFonts w:cs="B Nazanin"/>
            <w:lang w:bidi="fa-IR"/>
          </w:rPr>
          <w:t>Rise Time: 439.4013</w:t>
        </w:r>
      </w:ins>
    </w:p>
    <w:p w14:paraId="12E758B7" w14:textId="4576FCB7" w:rsidR="001D0266" w:rsidRPr="00307ED9" w:rsidRDefault="001D0266" w:rsidP="001D0266">
      <w:pPr>
        <w:rPr>
          <w:ins w:id="40" w:author="mamad" w:date="2026-02-12T20:14:00Z"/>
          <w:rFonts w:cs="B Nazanin"/>
          <w:lang w:bidi="fa-IR"/>
        </w:rPr>
      </w:pPr>
      <w:ins w:id="41" w:author="mamad" w:date="2026-02-12T20:14:00Z">
        <w:r w:rsidRPr="00307ED9">
          <w:rPr>
            <w:rFonts w:cs="B Nazanin"/>
            <w:lang w:bidi="fa-IR"/>
          </w:rPr>
          <w:t>--- Ramp Analysis ---</w:t>
        </w:r>
      </w:ins>
    </w:p>
    <w:p w14:paraId="50431E2D" w14:textId="5FDF4E12" w:rsidR="001D0266" w:rsidRPr="00307ED9" w:rsidRDefault="001D0266" w:rsidP="001D0266">
      <w:pPr>
        <w:rPr>
          <w:ins w:id="42" w:author="mamad" w:date="2026-02-12T20:14:00Z"/>
          <w:rFonts w:cs="B Nazanin"/>
          <w:lang w:bidi="fa-IR"/>
        </w:rPr>
      </w:pPr>
      <w:ins w:id="43" w:author="mamad" w:date="2026-02-12T20:14:00Z">
        <w:r w:rsidRPr="00307ED9">
          <w:rPr>
            <w:rFonts w:cs="B Nazanin"/>
            <w:lang w:bidi="fa-IR"/>
          </w:rPr>
          <w:t>Note: The huge output value in Ramp Response is mathematically correct due to Linear Model Gain (K=20).</w:t>
        </w:r>
      </w:ins>
    </w:p>
    <w:p w14:paraId="7844F2EC" w14:textId="631E20FD" w:rsidR="001A3888" w:rsidRPr="00307ED9" w:rsidRDefault="001D0266" w:rsidP="001D0266">
      <w:pPr>
        <w:rPr>
          <w:ins w:id="44" w:author="mamad" w:date="2026-02-12T20:15:00Z"/>
          <w:rFonts w:cs="B Nazanin"/>
          <w:rtl/>
          <w:lang w:bidi="fa-IR"/>
        </w:rPr>
      </w:pPr>
      <w:ins w:id="45" w:author="mamad" w:date="2026-02-12T20:14:00Z">
        <w:r w:rsidRPr="00307ED9">
          <w:rPr>
            <w:rFonts w:cs="B Nazanin"/>
            <w:lang w:bidi="fa-IR"/>
          </w:rPr>
          <w:t>In reality, the tank would overflow at 10m.</w:t>
        </w:r>
      </w:ins>
    </w:p>
    <w:p w14:paraId="2C6E35B0" w14:textId="3A08CAE8" w:rsidR="001D0266" w:rsidRPr="00307ED9" w:rsidRDefault="001D0266" w:rsidP="00B31C37">
      <w:pPr>
        <w:pStyle w:val="Heading2"/>
        <w:bidi/>
        <w:rPr>
          <w:ins w:id="46" w:author="mamad" w:date="2026-02-12T20:17:00Z"/>
          <w:lang w:bidi="fa-IR"/>
        </w:rPr>
      </w:pPr>
      <w:ins w:id="47" w:author="mamad" w:date="2026-02-12T20:17:00Z">
        <w:r w:rsidRPr="00307ED9">
          <w:rPr>
            <w:lang w:bidi="fa-IR"/>
          </w:rPr>
          <w:t xml:space="preserve"> </w:t>
        </w:r>
        <w:bookmarkStart w:id="48" w:name="_Toc221807999"/>
        <w:r w:rsidRPr="00307ED9">
          <w:rPr>
            <w:rtl/>
          </w:rPr>
          <w:t>تحلیل پاسخ زمانی</w:t>
        </w:r>
        <w:r w:rsidRPr="00307ED9">
          <w:rPr>
            <w:lang w:bidi="fa-IR"/>
          </w:rPr>
          <w:t xml:space="preserve"> (Time Response)</w:t>
        </w:r>
        <w:bookmarkEnd w:id="48"/>
      </w:ins>
    </w:p>
    <w:p w14:paraId="1B0E6473" w14:textId="4D5E7CFE" w:rsidR="001D0266" w:rsidRPr="00307ED9" w:rsidRDefault="001D0266" w:rsidP="004668A0">
      <w:pPr>
        <w:bidi/>
        <w:ind w:left="4"/>
        <w:rPr>
          <w:ins w:id="49" w:author="mamad" w:date="2026-02-12T20:17:00Z"/>
          <w:rFonts w:cs="B Nazanin"/>
          <w:lang w:bidi="fa-IR"/>
        </w:rPr>
      </w:pPr>
      <w:ins w:id="50" w:author="mamad" w:date="2026-02-12T20:17:00Z">
        <w:r w:rsidRPr="00307ED9">
          <w:rPr>
            <w:rFonts w:cs="B Nazanin"/>
            <w:b/>
            <w:bCs/>
            <w:rtl/>
          </w:rPr>
          <w:t>ثابت زمانی</w:t>
        </w:r>
        <w:r w:rsidRPr="00307ED9">
          <w:rPr>
            <w:rFonts w:cs="B Nazanin"/>
            <w:b/>
            <w:bCs/>
            <w:lang w:bidi="fa-IR"/>
          </w:rPr>
          <w:t xml:space="preserve"> (τ):</w:t>
        </w:r>
        <w:r w:rsidRPr="00307ED9">
          <w:rPr>
            <w:rFonts w:cs="B Nazanin"/>
            <w:rtl/>
            <w:lang w:bidi="fa-IR"/>
          </w:rPr>
          <w:t>۲۰۰</w:t>
        </w:r>
        <w:r w:rsidRPr="00307ED9">
          <w:rPr>
            <w:rFonts w:cs="B Nazanin"/>
            <w:lang w:bidi="fa-IR"/>
          </w:rPr>
          <w:t xml:space="preserve"> </w:t>
        </w:r>
        <w:r w:rsidRPr="00307ED9">
          <w:rPr>
            <w:rFonts w:cs="B Nazanin"/>
            <w:rtl/>
          </w:rPr>
          <w:t>ثانیه</w:t>
        </w:r>
      </w:ins>
    </w:p>
    <w:p w14:paraId="12305C82" w14:textId="7C60D91C" w:rsidR="001D0266" w:rsidRPr="00307ED9" w:rsidRDefault="001D0266" w:rsidP="004668A0">
      <w:pPr>
        <w:bidi/>
        <w:ind w:left="4"/>
        <w:rPr>
          <w:ins w:id="51" w:author="mamad" w:date="2026-02-12T20:17:00Z"/>
          <w:rFonts w:cs="B Nazanin"/>
          <w:lang w:bidi="fa-IR"/>
        </w:rPr>
      </w:pPr>
      <w:ins w:id="52" w:author="mamad" w:date="2026-02-12T20:17:00Z">
        <w:r w:rsidRPr="00307ED9">
          <w:rPr>
            <w:rFonts w:cs="B Nazanin"/>
            <w:b/>
            <w:bCs/>
            <w:rtl/>
          </w:rPr>
          <w:t>زمان صعود</w:t>
        </w:r>
        <w:r w:rsidRPr="00307ED9">
          <w:rPr>
            <w:rFonts w:cs="B Nazanin"/>
            <w:b/>
            <w:bCs/>
            <w:lang w:bidi="fa-IR"/>
          </w:rPr>
          <w:t xml:space="preserve"> (tᵣ):</w:t>
        </w:r>
        <w:r w:rsidRPr="00307ED9">
          <w:rPr>
            <w:rFonts w:cs="B Nazanin"/>
            <w:rtl/>
          </w:rPr>
          <w:t xml:space="preserve">حدود </w:t>
        </w:r>
        <w:r w:rsidRPr="00307ED9">
          <w:rPr>
            <w:rFonts w:cs="B Nazanin"/>
            <w:rtl/>
            <w:lang w:bidi="fa-IR"/>
          </w:rPr>
          <w:t>۴۴۰</w:t>
        </w:r>
        <w:r w:rsidRPr="00307ED9">
          <w:rPr>
            <w:rFonts w:cs="B Nazanin"/>
            <w:rtl/>
          </w:rPr>
          <w:t xml:space="preserve"> ثانیه</w:t>
        </w:r>
        <w:r w:rsidRPr="00307ED9">
          <w:rPr>
            <w:rFonts w:cs="B Nazanin"/>
            <w:lang w:bidi="fa-IR"/>
          </w:rPr>
          <w:t xml:space="preserve"> </w:t>
        </w:r>
        <w:r w:rsidRPr="00307ED9">
          <w:rPr>
            <w:rFonts w:cs="B Nazanin"/>
            <w:rtl/>
          </w:rPr>
          <w:t xml:space="preserve">برای سیستم مرتبه اول، مقدار تئوری حدود </w:t>
        </w:r>
        <w:r w:rsidRPr="00307ED9">
          <w:rPr>
            <w:rFonts w:cs="B Nazanin"/>
            <w:rtl/>
            <w:lang w:bidi="fa-IR"/>
          </w:rPr>
          <w:t>۲.۲۷</w:t>
        </w:r>
        <w:r w:rsidRPr="00307ED9">
          <w:rPr>
            <w:rFonts w:cs="B Nazanin"/>
            <w:lang w:bidi="fa-IR"/>
          </w:rPr>
          <w:t xml:space="preserve">τ </w:t>
        </w:r>
        <w:r w:rsidRPr="00307ED9">
          <w:rPr>
            <w:rFonts w:cs="B Nazanin"/>
            <w:rtl/>
          </w:rPr>
          <w:t xml:space="preserve">معادل </w:t>
        </w:r>
        <w:r w:rsidRPr="00307ED9">
          <w:rPr>
            <w:rFonts w:cs="B Nazanin"/>
            <w:rtl/>
            <w:lang w:bidi="fa-IR"/>
          </w:rPr>
          <w:t>۴۵۴</w:t>
        </w:r>
        <w:r w:rsidRPr="00307ED9">
          <w:rPr>
            <w:rFonts w:cs="B Nazanin"/>
            <w:rtl/>
          </w:rPr>
          <w:t xml:space="preserve"> ثانیه است</w:t>
        </w:r>
      </w:ins>
    </w:p>
    <w:p w14:paraId="64599AB3" w14:textId="1005D25E" w:rsidR="001D0266" w:rsidRPr="00307ED9" w:rsidRDefault="001D0266" w:rsidP="004668A0">
      <w:pPr>
        <w:bidi/>
        <w:ind w:left="4"/>
        <w:rPr>
          <w:ins w:id="53" w:author="mamad" w:date="2026-02-12T20:17:00Z"/>
          <w:rFonts w:cs="B Nazanin"/>
          <w:lang w:bidi="fa-IR"/>
        </w:rPr>
      </w:pPr>
      <w:ins w:id="54" w:author="mamad" w:date="2026-02-12T20:17:00Z">
        <w:r w:rsidRPr="00307ED9">
          <w:rPr>
            <w:rFonts w:cs="B Nazanin"/>
            <w:b/>
            <w:bCs/>
            <w:rtl/>
          </w:rPr>
          <w:t>زمان نشست</w:t>
        </w:r>
        <w:r w:rsidRPr="00307ED9">
          <w:rPr>
            <w:rFonts w:cs="B Nazanin"/>
            <w:b/>
            <w:bCs/>
            <w:lang w:bidi="fa-IR"/>
          </w:rPr>
          <w:t xml:space="preserve"> (t</w:t>
        </w:r>
        <w:r w:rsidRPr="00307ED9">
          <w:rPr>
            <w:rFonts w:ascii="Cambria Math" w:hAnsi="Cambria Math" w:cs="B Nazanin"/>
            <w:b/>
            <w:bCs/>
            <w:lang w:bidi="fa-IR"/>
          </w:rPr>
          <w:t>ₛ</w:t>
        </w:r>
        <w:r w:rsidRPr="00307ED9">
          <w:rPr>
            <w:rFonts w:cs="B Nazanin"/>
            <w:b/>
            <w:bCs/>
            <w:lang w:bidi="fa-IR"/>
          </w:rPr>
          <w:t>):</w:t>
        </w:r>
        <w:r w:rsidRPr="00307ED9">
          <w:rPr>
            <w:rFonts w:cs="B Nazanin"/>
            <w:rtl/>
          </w:rPr>
          <w:t xml:space="preserve">حدود </w:t>
        </w:r>
        <w:r w:rsidRPr="00307ED9">
          <w:rPr>
            <w:rFonts w:cs="B Nazanin"/>
            <w:rtl/>
            <w:lang w:bidi="fa-IR"/>
          </w:rPr>
          <w:t>۷۸۰</w:t>
        </w:r>
        <w:r w:rsidRPr="00307ED9">
          <w:rPr>
            <w:rFonts w:cs="B Nazanin"/>
            <w:rtl/>
          </w:rPr>
          <w:t xml:space="preserve"> ثانیه</w:t>
        </w:r>
        <w:r w:rsidRPr="00307ED9">
          <w:rPr>
            <w:rFonts w:cs="B Nazanin"/>
            <w:lang w:bidi="fa-IR"/>
          </w:rPr>
          <w:t xml:space="preserve"> </w:t>
        </w:r>
        <w:r w:rsidRPr="00307ED9">
          <w:rPr>
            <w:rFonts w:cs="B Nazanin"/>
            <w:rtl/>
          </w:rPr>
          <w:t xml:space="preserve">معادل </w:t>
        </w:r>
        <w:r w:rsidRPr="00307ED9">
          <w:rPr>
            <w:rFonts w:cs="B Nazanin"/>
            <w:rtl/>
            <w:lang w:bidi="fa-IR"/>
          </w:rPr>
          <w:t>۳.۹</w:t>
        </w:r>
        <w:r w:rsidRPr="00307ED9">
          <w:rPr>
            <w:rFonts w:cs="B Nazanin"/>
            <w:lang w:bidi="fa-IR"/>
          </w:rPr>
          <w:t>τ</w:t>
        </w:r>
      </w:ins>
    </w:p>
    <w:p w14:paraId="5C90BD10" w14:textId="12F3477A" w:rsidR="001D0266" w:rsidRPr="00307ED9" w:rsidRDefault="001D0266" w:rsidP="004668A0">
      <w:pPr>
        <w:bidi/>
        <w:ind w:left="4"/>
        <w:rPr>
          <w:ins w:id="55" w:author="mamad" w:date="2026-02-12T20:17:00Z"/>
          <w:rFonts w:cs="B Nazanin"/>
          <w:lang w:bidi="fa-IR"/>
        </w:rPr>
      </w:pPr>
      <w:ins w:id="56" w:author="mamad" w:date="2026-02-12T20:17:00Z">
        <w:r w:rsidRPr="00307ED9">
          <w:rPr>
            <w:rFonts w:cs="B Nazanin"/>
            <w:b/>
            <w:bCs/>
            <w:rtl/>
          </w:rPr>
          <w:t>درصد فراجهش</w:t>
        </w:r>
        <w:r w:rsidRPr="00307ED9">
          <w:rPr>
            <w:rFonts w:cs="B Nazanin"/>
            <w:b/>
            <w:bCs/>
            <w:lang w:bidi="fa-IR"/>
          </w:rPr>
          <w:t xml:space="preserve"> (Overshoot):</w:t>
        </w:r>
        <w:r w:rsidRPr="00307ED9">
          <w:rPr>
            <w:rFonts w:cs="B Nazanin"/>
            <w:rtl/>
            <w:lang w:bidi="fa-IR"/>
          </w:rPr>
          <w:t>۰</w:t>
        </w:r>
        <w:r w:rsidRPr="00307ED9">
          <w:rPr>
            <w:rFonts w:ascii="Times New Roman" w:hAnsi="Times New Roman" w:cs="Times New Roman" w:hint="cs"/>
            <w:rtl/>
            <w:lang w:bidi="fa-IR"/>
          </w:rPr>
          <w:t>٪</w:t>
        </w:r>
        <w:r w:rsidRPr="00307ED9">
          <w:rPr>
            <w:rFonts w:cs="B Nazanin"/>
            <w:lang w:bidi="fa-IR"/>
          </w:rPr>
          <w:t xml:space="preserve"> </w:t>
        </w:r>
        <w:r w:rsidRPr="00307ED9">
          <w:rPr>
            <w:rFonts w:cs="B Nazanin"/>
            <w:rtl/>
          </w:rPr>
          <w:t>سیستم مرتبه اول است و رفتار غیرنوسانی دارد</w:t>
        </w:r>
      </w:ins>
    </w:p>
    <w:p w14:paraId="3F25E11E" w14:textId="2D4FE683" w:rsidR="001D0266" w:rsidRPr="00307ED9" w:rsidRDefault="001D0266" w:rsidP="00A33D09">
      <w:pPr>
        <w:bidi/>
        <w:ind w:left="4"/>
        <w:jc w:val="both"/>
        <w:rPr>
          <w:ins w:id="57" w:author="mamad" w:date="2026-02-12T20:17:00Z"/>
          <w:rFonts w:cs="B Nazanin"/>
          <w:lang w:bidi="fa-IR"/>
        </w:rPr>
      </w:pPr>
      <w:ins w:id="58" w:author="mamad" w:date="2026-02-12T20:17:00Z">
        <w:r w:rsidRPr="00307ED9">
          <w:rPr>
            <w:rFonts w:cs="B Nazanin"/>
            <w:b/>
            <w:bCs/>
            <w:rtl/>
          </w:rPr>
          <w:t>خطای حالت ماندگار</w:t>
        </w:r>
        <w:r w:rsidRPr="00307ED9">
          <w:rPr>
            <w:rFonts w:cs="B Nazanin"/>
            <w:b/>
            <w:bCs/>
            <w:lang w:bidi="fa-IR"/>
          </w:rPr>
          <w:t xml:space="preserve"> (Steady-State Error):</w:t>
        </w:r>
        <w:r w:rsidRPr="00307ED9">
          <w:rPr>
            <w:rFonts w:cs="B Nazanin"/>
            <w:rtl/>
          </w:rPr>
          <w:t>سیستم از نوع</w:t>
        </w:r>
        <w:r w:rsidRPr="00307ED9">
          <w:rPr>
            <w:rFonts w:ascii="Cambria" w:hAnsi="Cambria" w:cs="Cambria" w:hint="cs"/>
            <w:rtl/>
          </w:rPr>
          <w:t> </w:t>
        </w:r>
        <w:r w:rsidRPr="00307ED9">
          <w:rPr>
            <w:rFonts w:cs="B Nazanin"/>
            <w:b/>
            <w:bCs/>
            <w:rtl/>
          </w:rPr>
          <w:t>نابس</w:t>
        </w:r>
        <w:r w:rsidRPr="00307ED9">
          <w:rPr>
            <w:rFonts w:cs="B Nazanin"/>
            <w:b/>
            <w:bCs/>
            <w:lang w:bidi="fa-IR"/>
          </w:rPr>
          <w:t xml:space="preserve"> </w:t>
        </w:r>
        <w:r w:rsidRPr="004668A0">
          <w:rPr>
            <w:rFonts w:cs="B Nazanin"/>
            <w:lang w:bidi="fa-IR"/>
          </w:rPr>
          <w:t>(Type 0)</w:t>
        </w:r>
        <w:r w:rsidRPr="00307ED9">
          <w:rPr>
            <w:rFonts w:cs="B Nazanin"/>
            <w:lang w:bidi="fa-IR"/>
          </w:rPr>
          <w:t> </w:t>
        </w:r>
        <w:r w:rsidRPr="00307ED9">
          <w:rPr>
            <w:rFonts w:cs="B Nazanin"/>
            <w:rtl/>
          </w:rPr>
          <w:t>است؛ بنابراین به ورودی پله، خطای حالت ماندگار غیرصفر دارد</w:t>
        </w:r>
        <w:r w:rsidRPr="00307ED9">
          <w:rPr>
            <w:rFonts w:cs="B Nazanin"/>
            <w:lang w:bidi="fa-IR"/>
          </w:rPr>
          <w:t>.</w:t>
        </w:r>
      </w:ins>
      <w:r w:rsidR="004668A0">
        <w:rPr>
          <w:rFonts w:cs="B Nazanin" w:hint="cs"/>
          <w:rtl/>
          <w:lang w:bidi="fa-IR"/>
        </w:rPr>
        <w:t xml:space="preserve"> </w:t>
      </w:r>
      <w:ins w:id="59" w:author="mamad" w:date="2026-02-12T20:17:00Z">
        <w:r w:rsidRPr="00307ED9">
          <w:rPr>
            <w:rFonts w:cs="B Nazanin"/>
            <w:rtl/>
          </w:rPr>
          <w:t>خروجی به یک مقدار ثابت می‌رسد اما خطای ردیابی ورودی صفر نمی‌شود (مگر با اعمال فیدبک مناسب)</w:t>
        </w:r>
        <w:r w:rsidRPr="00307ED9">
          <w:rPr>
            <w:rFonts w:cs="B Nazanin"/>
            <w:lang w:bidi="fa-IR"/>
          </w:rPr>
          <w:t>.</w:t>
        </w:r>
      </w:ins>
    </w:p>
    <w:p w14:paraId="2B3A07A7" w14:textId="411692D9" w:rsidR="001D0266" w:rsidRPr="00307ED9" w:rsidRDefault="001D0266" w:rsidP="00B31C37">
      <w:pPr>
        <w:pStyle w:val="Heading2"/>
        <w:bidi/>
        <w:rPr>
          <w:ins w:id="60" w:author="mamad" w:date="2026-02-12T20:17:00Z"/>
          <w:lang w:bidi="fa-IR"/>
        </w:rPr>
      </w:pPr>
      <w:ins w:id="61" w:author="mamad" w:date="2026-02-12T20:17:00Z">
        <w:r w:rsidRPr="00307ED9">
          <w:rPr>
            <w:lang w:bidi="fa-IR"/>
          </w:rPr>
          <w:t xml:space="preserve"> </w:t>
        </w:r>
        <w:bookmarkStart w:id="62" w:name="_Toc221808000"/>
        <w:r w:rsidRPr="00307ED9">
          <w:rPr>
            <w:rtl/>
          </w:rPr>
          <w:t>مقایسه پاسخ به پله کوچک و بزرگ در سیستم غیرخطی</w:t>
        </w:r>
        <w:bookmarkEnd w:id="62"/>
      </w:ins>
    </w:p>
    <w:p w14:paraId="6C445DA5" w14:textId="67055192" w:rsidR="001D0266" w:rsidRPr="00307ED9" w:rsidRDefault="001D0266" w:rsidP="001D0266">
      <w:pPr>
        <w:bidi/>
        <w:rPr>
          <w:ins w:id="63" w:author="mamad" w:date="2026-02-12T20:17:00Z"/>
          <w:rFonts w:cs="B Nazanin"/>
          <w:b/>
          <w:bCs/>
          <w:lang w:bidi="fa-IR"/>
        </w:rPr>
      </w:pPr>
      <w:ins w:id="64" w:author="mamad" w:date="2026-02-12T20:17:00Z">
        <w:r w:rsidRPr="00307ED9">
          <w:rPr>
            <w:rFonts w:cs="B Nazanin"/>
            <w:b/>
            <w:bCs/>
            <w:rtl/>
          </w:rPr>
          <w:t>پله کوچک</w:t>
        </w:r>
        <w:r w:rsidRPr="00307ED9">
          <w:rPr>
            <w:rFonts w:cs="B Nazanin"/>
            <w:b/>
            <w:bCs/>
            <w:lang w:bidi="fa-IR"/>
          </w:rPr>
          <w:t>:</w:t>
        </w:r>
      </w:ins>
    </w:p>
    <w:p w14:paraId="3983CF80" w14:textId="25043CD7" w:rsidR="001D0266" w:rsidRPr="00307ED9" w:rsidRDefault="001D0266" w:rsidP="00A33D09">
      <w:pPr>
        <w:bidi/>
        <w:ind w:left="4"/>
        <w:jc w:val="both"/>
        <w:rPr>
          <w:ins w:id="65" w:author="mamad" w:date="2026-02-12T20:17:00Z"/>
          <w:rFonts w:cs="B Nazanin"/>
          <w:lang w:bidi="fa-IR"/>
        </w:rPr>
      </w:pPr>
      <w:ins w:id="66" w:author="mamad" w:date="2026-02-12T20:17:00Z">
        <w:r w:rsidRPr="00307ED9">
          <w:rPr>
            <w:rFonts w:cs="B Nazanin"/>
            <w:rtl/>
          </w:rPr>
          <w:t>سیستم رفتار خطی از خود نشان می‌دهد</w:t>
        </w:r>
        <w:r w:rsidRPr="00307ED9">
          <w:rPr>
            <w:rFonts w:cs="B Nazanin"/>
            <w:lang w:bidi="fa-IR"/>
          </w:rPr>
          <w:t>.</w:t>
        </w:r>
      </w:ins>
      <w:r w:rsidR="004668A0">
        <w:rPr>
          <w:rFonts w:cs="B Nazanin" w:hint="cs"/>
          <w:rtl/>
          <w:lang w:bidi="fa-IR"/>
        </w:rPr>
        <w:t xml:space="preserve"> </w:t>
      </w:r>
      <w:ins w:id="67" w:author="mamad" w:date="2026-02-12T20:17:00Z">
        <w:r w:rsidRPr="00307ED9">
          <w:rPr>
            <w:rFonts w:cs="B Nazanin"/>
            <w:rtl/>
          </w:rPr>
          <w:t>پاسخ خروجی دقیقاً مشابه منحنی نمایی</w:t>
        </w:r>
        <w:r w:rsidRPr="00307ED9">
          <w:rPr>
            <w:rFonts w:ascii="Cambria" w:hAnsi="Cambria" w:cs="Cambria" w:hint="cs"/>
            <w:rtl/>
          </w:rPr>
          <w:t> </w:t>
        </w:r>
      </w:ins>
      <m:oMath>
        <m:r>
          <w:ins w:id="68" w:author="mamad" w:date="2026-02-12T20:17:00Z">
            <w:rPr>
              <w:rFonts w:ascii="Cambria Math" w:hAnsi="Cambria Math" w:cs="B Nazanin"/>
              <w:lang w:bidi="fa-IR"/>
            </w:rPr>
            <m:t>1-</m:t>
          </w:ins>
        </m:r>
        <m:sSup>
          <m:sSupPr>
            <m:ctrlPr>
              <w:ins w:id="69" w:author="mamad" w:date="2026-02-12T20:17:00Z">
                <w:rPr>
                  <w:rFonts w:ascii="Cambria Math" w:hAnsi="Cambria Math" w:cs="B Nazanin"/>
                  <w:lang w:bidi="fa-IR"/>
                </w:rPr>
              </w:ins>
            </m:ctrlPr>
          </m:sSupPr>
          <m:e>
            <m:r>
              <w:ins w:id="70" w:author="mamad" w:date="2026-02-12T20:17:00Z">
                <w:rPr>
                  <w:rFonts w:ascii="Cambria Math" w:hAnsi="Cambria Math" w:cs="B Nazanin"/>
                  <w:lang w:bidi="fa-IR"/>
                </w:rPr>
                <m:t>e</m:t>
              </w:ins>
            </m:r>
          </m:e>
          <m:sup>
            <m:r>
              <w:ins w:id="71" w:author="mamad" w:date="2026-02-12T20:17:00Z">
                <w:rPr>
                  <w:rFonts w:ascii="Cambria Math" w:hAnsi="Cambria Math" w:cs="B Nazanin"/>
                  <w:lang w:bidi="fa-IR"/>
                </w:rPr>
                <m:t>-t</m:t>
              </w:ins>
            </m:r>
            <m:r>
              <w:ins w:id="72" w:author="mamad" w:date="2026-02-12T20:17:00Z">
                <m:rPr>
                  <m:sty m:val="p"/>
                </m:rPr>
                <w:rPr>
                  <w:rFonts w:ascii="Cambria Math" w:hAnsi="Cambria Math" w:cs="B Nazanin"/>
                  <w:lang w:bidi="fa-IR"/>
                </w:rPr>
                <m:t>/</m:t>
              </w:ins>
            </m:r>
            <m:r>
              <w:ins w:id="73" w:author="mamad" w:date="2026-02-12T20:17:00Z">
                <w:rPr>
                  <w:rFonts w:ascii="Cambria Math" w:hAnsi="Cambria Math" w:cs="B Nazanin"/>
                  <w:lang w:bidi="fa-IR"/>
                </w:rPr>
                <m:t>τ</m:t>
              </w:ins>
            </m:r>
          </m:sup>
        </m:sSup>
      </m:oMath>
      <w:ins w:id="74" w:author="mamad" w:date="2026-02-12T20:17:00Z">
        <w:r w:rsidRPr="00307ED9">
          <w:rPr>
            <w:rFonts w:cs="B Nazanin"/>
            <w:lang w:bidi="fa-IR"/>
          </w:rPr>
          <w:t> </w:t>
        </w:r>
        <w:r w:rsidRPr="00307ED9">
          <w:rPr>
            <w:rFonts w:cs="B Nazanin"/>
            <w:rtl/>
          </w:rPr>
          <w:t>است</w:t>
        </w:r>
        <w:r w:rsidRPr="00307ED9">
          <w:rPr>
            <w:rFonts w:cs="B Nazanin"/>
            <w:lang w:bidi="fa-IR"/>
          </w:rPr>
          <w:t>.</w:t>
        </w:r>
      </w:ins>
      <w:r w:rsidR="004668A0">
        <w:rPr>
          <w:rFonts w:cs="B Nazanin" w:hint="cs"/>
          <w:rtl/>
          <w:lang w:bidi="fa-IR"/>
        </w:rPr>
        <w:t xml:space="preserve"> </w:t>
      </w:r>
      <w:ins w:id="75" w:author="mamad" w:date="2026-02-12T20:17:00Z">
        <w:r w:rsidRPr="00307ED9">
          <w:rPr>
            <w:rFonts w:cs="B Nazanin"/>
            <w:rtl/>
          </w:rPr>
          <w:t>مدل خطی معتبر بوده و پیش‌بینی پاسخ دقیق است</w:t>
        </w:r>
        <w:r w:rsidRPr="00307ED9">
          <w:rPr>
            <w:rFonts w:cs="B Nazanin"/>
            <w:lang w:bidi="fa-IR"/>
          </w:rPr>
          <w:t>.</w:t>
        </w:r>
      </w:ins>
    </w:p>
    <w:p w14:paraId="10BC2876" w14:textId="637F12FA" w:rsidR="001D0266" w:rsidRPr="00307ED9" w:rsidRDefault="001D0266" w:rsidP="004668A0">
      <w:pPr>
        <w:bidi/>
        <w:ind w:left="4"/>
        <w:rPr>
          <w:ins w:id="76" w:author="mamad" w:date="2026-02-12T20:17:00Z"/>
          <w:rFonts w:cs="B Nazanin"/>
          <w:b/>
          <w:bCs/>
          <w:lang w:bidi="fa-IR"/>
        </w:rPr>
      </w:pPr>
      <w:ins w:id="77" w:author="mamad" w:date="2026-02-12T20:17:00Z">
        <w:r w:rsidRPr="00307ED9">
          <w:rPr>
            <w:rFonts w:cs="B Nazanin"/>
            <w:b/>
            <w:bCs/>
            <w:rtl/>
          </w:rPr>
          <w:t>پله بزرگ</w:t>
        </w:r>
        <w:r w:rsidRPr="00307ED9">
          <w:rPr>
            <w:rFonts w:cs="B Nazanin"/>
            <w:b/>
            <w:bCs/>
            <w:lang w:bidi="fa-IR"/>
          </w:rPr>
          <w:t>:</w:t>
        </w:r>
      </w:ins>
    </w:p>
    <w:p w14:paraId="3EAAEC33" w14:textId="1A12BEE6" w:rsidR="001D0266" w:rsidRDefault="001D0266" w:rsidP="00A33D09">
      <w:pPr>
        <w:bidi/>
        <w:ind w:left="4"/>
        <w:jc w:val="both"/>
        <w:rPr>
          <w:rFonts w:cs="B Nazanin"/>
          <w:rtl/>
          <w:lang w:bidi="fa-IR"/>
        </w:rPr>
      </w:pPr>
      <w:ins w:id="78" w:author="mamad" w:date="2026-02-12T20:17:00Z">
        <w:r w:rsidRPr="00307ED9">
          <w:rPr>
            <w:rFonts w:cs="B Nazanin"/>
            <w:rtl/>
          </w:rPr>
          <w:t>سیستم وارد ناحیه غیرخطی می‌شود</w:t>
        </w:r>
        <w:r w:rsidRPr="00307ED9">
          <w:rPr>
            <w:rFonts w:cs="B Nazanin"/>
            <w:lang w:bidi="fa-IR"/>
          </w:rPr>
          <w:t>.</w:t>
        </w:r>
      </w:ins>
      <w:r w:rsidR="004668A0">
        <w:rPr>
          <w:rFonts w:cs="B Nazanin" w:hint="cs"/>
          <w:rtl/>
          <w:lang w:bidi="fa-IR"/>
        </w:rPr>
        <w:t xml:space="preserve"> </w:t>
      </w:r>
      <w:ins w:id="79" w:author="mamad" w:date="2026-02-12T20:17:00Z">
        <w:r w:rsidRPr="00307ED9">
          <w:rPr>
            <w:rFonts w:cs="B Nazanin"/>
            <w:rtl/>
          </w:rPr>
          <w:t>به دلیل وجود ترم</w:t>
        </w:r>
        <w:r w:rsidRPr="00307ED9">
          <w:rPr>
            <w:rFonts w:ascii="Cambria" w:hAnsi="Cambria" w:cs="Cambria" w:hint="cs"/>
            <w:rtl/>
          </w:rPr>
          <w:t> </w:t>
        </w:r>
      </w:ins>
      <m:oMath>
        <m:rad>
          <m:radPr>
            <m:degHide m:val="1"/>
            <m:ctrlPr>
              <w:ins w:id="80" w:author="mamad" w:date="2026-02-12T20:17:00Z">
                <w:rPr>
                  <w:rFonts w:ascii="Cambria Math" w:hAnsi="Cambria Math" w:cs="B Nazanin"/>
                  <w:lang w:bidi="fa-IR"/>
                </w:rPr>
              </w:ins>
            </m:ctrlPr>
          </m:radPr>
          <m:deg/>
          <m:e>
            <m:r>
              <w:ins w:id="81" w:author="mamad" w:date="2026-02-12T20:17:00Z">
                <w:rPr>
                  <w:rFonts w:ascii="Cambria Math" w:hAnsi="Cambria Math" w:cs="B Nazanin"/>
                  <w:lang w:bidi="fa-IR"/>
                </w:rPr>
                <m:t>h</m:t>
              </w:ins>
            </m:r>
          </m:e>
        </m:rad>
      </m:oMath>
      <w:ins w:id="82" w:author="mamad" w:date="2026-02-12T20:17:00Z">
        <w:r w:rsidRPr="00307ED9">
          <w:rPr>
            <w:rFonts w:cs="B Nazanin"/>
            <w:lang w:bidi="fa-IR"/>
          </w:rPr>
          <w:t> </w:t>
        </w:r>
        <w:r w:rsidRPr="00307ED9">
          <w:rPr>
            <w:rFonts w:cs="B Nazanin"/>
            <w:rtl/>
          </w:rPr>
          <w:t>در مدل، سرعت افزایش سطح با بالا رفتن ارتفاع کاهش می‌یابد</w:t>
        </w:r>
        <w:r w:rsidRPr="00307ED9">
          <w:rPr>
            <w:rFonts w:cs="B Nazanin"/>
            <w:lang w:bidi="fa-IR"/>
          </w:rPr>
          <w:t>.</w:t>
        </w:r>
      </w:ins>
      <w:r w:rsidR="004668A0">
        <w:rPr>
          <w:rFonts w:cs="B Nazanin" w:hint="cs"/>
          <w:rtl/>
          <w:lang w:bidi="fa-IR"/>
        </w:rPr>
        <w:t xml:space="preserve"> </w:t>
      </w:r>
      <w:ins w:id="83" w:author="mamad" w:date="2026-02-12T20:17:00Z">
        <w:r w:rsidRPr="00307ED9">
          <w:rPr>
            <w:rFonts w:cs="B Nazanin"/>
            <w:rtl/>
          </w:rPr>
          <w:t>پاسخ دیگر نمایی خالص نیست و به‌آرامی به مقدار نهایی نزدیک می‌شود</w:t>
        </w:r>
        <w:r w:rsidRPr="00307ED9">
          <w:rPr>
            <w:rFonts w:cs="B Nazanin"/>
            <w:lang w:bidi="fa-IR"/>
          </w:rPr>
          <w:t>.</w:t>
        </w:r>
      </w:ins>
      <w:r w:rsidR="004668A0">
        <w:rPr>
          <w:rFonts w:cs="B Nazanin" w:hint="cs"/>
          <w:rtl/>
          <w:lang w:bidi="fa-IR"/>
        </w:rPr>
        <w:t xml:space="preserve"> </w:t>
      </w:r>
      <w:ins w:id="84" w:author="mamad" w:date="2026-02-12T20:17:00Z">
        <w:r w:rsidRPr="00307ED9">
          <w:rPr>
            <w:rFonts w:cs="B Nazanin"/>
            <w:rtl/>
          </w:rPr>
          <w:t>در صورت ورودی بسیار بزرگ، ممکن است مخزن سرریز کند (اشباع خروجی)</w:t>
        </w:r>
        <w:r w:rsidRPr="00307ED9">
          <w:rPr>
            <w:rFonts w:cs="B Nazanin"/>
            <w:lang w:bidi="fa-IR"/>
          </w:rPr>
          <w:t>.</w:t>
        </w:r>
      </w:ins>
    </w:p>
    <w:p w14:paraId="7816B3DE" w14:textId="01B892AF" w:rsidR="000646D8" w:rsidRPr="000646D8" w:rsidRDefault="000646D8" w:rsidP="000646D8">
      <w:pPr>
        <w:pStyle w:val="Heading3"/>
        <w:bidi/>
        <w:rPr>
          <w:rtl/>
          <w:lang w:bidi="fa-IR"/>
        </w:rPr>
      </w:pPr>
      <w:bookmarkStart w:id="85" w:name="_Toc221808001"/>
      <w:r w:rsidRPr="000646D8">
        <w:rPr>
          <w:rtl/>
          <w:lang w:bidi="fa-IR"/>
        </w:rPr>
        <w:t>تفاوت پله کوچک و بزرگ در س</w:t>
      </w:r>
      <w:r w:rsidRPr="000646D8">
        <w:rPr>
          <w:rFonts w:hint="cs"/>
          <w:rtl/>
          <w:lang w:bidi="fa-IR"/>
        </w:rPr>
        <w:t>ی</w:t>
      </w:r>
      <w:r w:rsidRPr="000646D8">
        <w:rPr>
          <w:rFonts w:hint="eastAsia"/>
          <w:rtl/>
          <w:lang w:bidi="fa-IR"/>
        </w:rPr>
        <w:t>ستم</w:t>
      </w:r>
      <w:r w:rsidRPr="000646D8">
        <w:rPr>
          <w:rtl/>
          <w:lang w:bidi="fa-IR"/>
        </w:rPr>
        <w:t xml:space="preserve"> غ</w:t>
      </w:r>
      <w:r w:rsidRPr="000646D8">
        <w:rPr>
          <w:rFonts w:hint="cs"/>
          <w:rtl/>
          <w:lang w:bidi="fa-IR"/>
        </w:rPr>
        <w:t>ی</w:t>
      </w:r>
      <w:r w:rsidRPr="000646D8">
        <w:rPr>
          <w:rFonts w:hint="eastAsia"/>
          <w:rtl/>
          <w:lang w:bidi="fa-IR"/>
        </w:rPr>
        <w:t>رخط</w:t>
      </w:r>
      <w:r w:rsidRPr="000646D8">
        <w:rPr>
          <w:rFonts w:hint="cs"/>
          <w:rtl/>
          <w:lang w:bidi="fa-IR"/>
        </w:rPr>
        <w:t>ی</w:t>
      </w:r>
      <w:bookmarkEnd w:id="85"/>
    </w:p>
    <w:p w14:paraId="2886D409" w14:textId="77777777" w:rsidR="000646D8" w:rsidRDefault="000646D8" w:rsidP="000646D8">
      <w:pPr>
        <w:bidi/>
        <w:ind w:left="4"/>
        <w:jc w:val="both"/>
        <w:rPr>
          <w:rFonts w:cs="B Nazanin"/>
          <w:rtl/>
          <w:lang w:bidi="fa-IR"/>
        </w:rPr>
      </w:pPr>
      <w:r w:rsidRPr="000646D8">
        <w:rPr>
          <w:rFonts w:cs="B Nazanin" w:hint="eastAsia"/>
          <w:rtl/>
          <w:lang w:bidi="fa-IR"/>
        </w:rPr>
        <w:t>در</w:t>
      </w:r>
      <w:r w:rsidRPr="000646D8">
        <w:rPr>
          <w:rFonts w:cs="B Nazanin"/>
          <w:rtl/>
          <w:lang w:bidi="fa-IR"/>
        </w:rPr>
        <w:t xml:space="preserve"> س</w:t>
      </w:r>
      <w:r w:rsidRPr="000646D8">
        <w:rPr>
          <w:rFonts w:cs="B Nazanin" w:hint="cs"/>
          <w:rtl/>
          <w:lang w:bidi="fa-IR"/>
        </w:rPr>
        <w:t>ی</w:t>
      </w:r>
      <w:r w:rsidRPr="000646D8">
        <w:rPr>
          <w:rFonts w:cs="B Nazanin" w:hint="eastAsia"/>
          <w:rtl/>
          <w:lang w:bidi="fa-IR"/>
        </w:rPr>
        <w:t>ستم‌ها</w:t>
      </w:r>
      <w:r w:rsidRPr="000646D8">
        <w:rPr>
          <w:rFonts w:cs="B Nazanin" w:hint="cs"/>
          <w:rtl/>
          <w:lang w:bidi="fa-IR"/>
        </w:rPr>
        <w:t>ی</w:t>
      </w:r>
      <w:r w:rsidRPr="000646D8">
        <w:rPr>
          <w:rFonts w:cs="B Nazanin"/>
          <w:rtl/>
          <w:lang w:bidi="fa-IR"/>
        </w:rPr>
        <w:t xml:space="preserve"> خط</w:t>
      </w:r>
      <w:r w:rsidRPr="000646D8">
        <w:rPr>
          <w:rFonts w:cs="B Nazanin" w:hint="cs"/>
          <w:rtl/>
          <w:lang w:bidi="fa-IR"/>
        </w:rPr>
        <w:t>ی</w:t>
      </w:r>
      <w:r w:rsidRPr="000646D8">
        <w:rPr>
          <w:rFonts w:cs="B Nazanin"/>
          <w:rtl/>
          <w:lang w:bidi="fa-IR"/>
        </w:rPr>
        <w:t xml:space="preserve"> اگر ورود</w:t>
      </w:r>
      <w:r w:rsidRPr="000646D8">
        <w:rPr>
          <w:rFonts w:cs="B Nazanin" w:hint="cs"/>
          <w:rtl/>
          <w:lang w:bidi="fa-IR"/>
        </w:rPr>
        <w:t>ی</w:t>
      </w:r>
      <w:r w:rsidRPr="000646D8">
        <w:rPr>
          <w:rFonts w:cs="B Nazanin"/>
          <w:rtl/>
          <w:lang w:bidi="fa-IR"/>
        </w:rPr>
        <w:t xml:space="preserve"> </w:t>
      </w:r>
      <w:r>
        <w:rPr>
          <w:rFonts w:cs="B Nazanin" w:hint="cs"/>
          <w:rtl/>
          <w:lang w:bidi="fa-IR"/>
        </w:rPr>
        <w:t>را 10 برابر کنی، خروجی هم دقیقا 10</w:t>
      </w:r>
      <w:r w:rsidRPr="000646D8">
        <w:rPr>
          <w:rFonts w:cs="B Nazanin"/>
          <w:rtl/>
          <w:lang w:bidi="fa-IR"/>
        </w:rPr>
        <w:t xml:space="preserve"> برابر م</w:t>
      </w:r>
      <w:r w:rsidRPr="000646D8">
        <w:rPr>
          <w:rFonts w:cs="B Nazanin" w:hint="cs"/>
          <w:rtl/>
          <w:lang w:bidi="fa-IR"/>
        </w:rPr>
        <w:t>ی‌</w:t>
      </w:r>
      <w:r>
        <w:rPr>
          <w:rFonts w:cs="B Nazanin" w:hint="cs"/>
          <w:rtl/>
          <w:lang w:bidi="fa-IR"/>
        </w:rPr>
        <w:t xml:space="preserve">شود. </w:t>
      </w:r>
      <w:r w:rsidRPr="000646D8">
        <w:rPr>
          <w:rFonts w:cs="B Nazanin"/>
          <w:rtl/>
          <w:lang w:bidi="fa-IR"/>
        </w:rPr>
        <w:t>اما در س</w:t>
      </w:r>
      <w:r w:rsidRPr="000646D8">
        <w:rPr>
          <w:rFonts w:cs="B Nazanin" w:hint="cs"/>
          <w:rtl/>
          <w:lang w:bidi="fa-IR"/>
        </w:rPr>
        <w:t>ی</w:t>
      </w:r>
      <w:r w:rsidRPr="000646D8">
        <w:rPr>
          <w:rFonts w:cs="B Nazanin" w:hint="eastAsia"/>
          <w:rtl/>
          <w:lang w:bidi="fa-IR"/>
        </w:rPr>
        <w:t>ستم</w:t>
      </w:r>
      <w:r w:rsidRPr="000646D8">
        <w:rPr>
          <w:rFonts w:cs="B Nazanin"/>
          <w:rtl/>
          <w:lang w:bidi="fa-IR"/>
        </w:rPr>
        <w:t xml:space="preserve"> ت</w:t>
      </w:r>
      <w:r>
        <w:rPr>
          <w:rFonts w:cs="B Nazanin" w:hint="cs"/>
          <w:rtl/>
          <w:lang w:bidi="fa-IR"/>
        </w:rPr>
        <w:t>انکر</w:t>
      </w:r>
      <w:r w:rsidRPr="000646D8">
        <w:rPr>
          <w:rFonts w:cs="B Nazanin"/>
          <w:rtl/>
          <w:lang w:bidi="fa-IR"/>
        </w:rPr>
        <w:t xml:space="preserve"> که غ</w:t>
      </w:r>
      <w:r w:rsidRPr="000646D8">
        <w:rPr>
          <w:rFonts w:cs="B Nazanin" w:hint="cs"/>
          <w:rtl/>
          <w:lang w:bidi="fa-IR"/>
        </w:rPr>
        <w:t>ی</w:t>
      </w:r>
      <w:r w:rsidRPr="000646D8">
        <w:rPr>
          <w:rFonts w:cs="B Nazanin" w:hint="eastAsia"/>
          <w:rtl/>
          <w:lang w:bidi="fa-IR"/>
        </w:rPr>
        <w:t>رخط</w:t>
      </w:r>
      <w:r w:rsidRPr="000646D8">
        <w:rPr>
          <w:rFonts w:cs="B Nazanin" w:hint="cs"/>
          <w:rtl/>
          <w:lang w:bidi="fa-IR"/>
        </w:rPr>
        <w:t>ی</w:t>
      </w:r>
      <w:r w:rsidRPr="000646D8">
        <w:rPr>
          <w:rFonts w:cs="B Nazanin"/>
          <w:rtl/>
          <w:lang w:bidi="fa-IR"/>
        </w:rPr>
        <w:t xml:space="preserve"> است</w:t>
      </w:r>
      <w:r w:rsidRPr="000646D8">
        <w:rPr>
          <w:rFonts w:cs="B Nazanin"/>
          <w:lang w:bidi="fa-IR"/>
        </w:rPr>
        <w:t xml:space="preserve"> </w:t>
      </w:r>
      <w:r>
        <w:rPr>
          <w:rFonts w:eastAsiaTheme="minorEastAsia" w:cs="B Nazanin"/>
          <w:lang w:bidi="fa-IR"/>
        </w:rPr>
        <w:t xml:space="preserve"> :</w:t>
      </w:r>
      <m:oMath>
        <m:sSub>
          <m:sSubPr>
            <m:ctrlPr>
              <w:rPr>
                <w:rFonts w:ascii="Cambria Math" w:hAnsi="Cambria Math" w:cs="B Nazanin"/>
                <w:i/>
                <w:lang w:bidi="fa-IR"/>
              </w:rPr>
            </m:ctrlPr>
          </m:sSubPr>
          <m:e>
            <m:r>
              <w:rPr>
                <w:rFonts w:ascii="Cambria Math" w:hAnsi="Cambria Math" w:cs="B Nazanin"/>
                <w:lang w:bidi="fa-IR"/>
              </w:rPr>
              <m:t>q</m:t>
            </m:r>
          </m:e>
          <m:sub>
            <m:r>
              <w:rPr>
                <w:rFonts w:ascii="Cambria Math" w:hAnsi="Cambria Math" w:cs="B Nazanin"/>
                <w:lang w:bidi="fa-IR"/>
              </w:rPr>
              <m:t xml:space="preserve">out </m:t>
            </m:r>
          </m:sub>
        </m:sSub>
        <m:r>
          <w:rPr>
            <w:rFonts w:ascii="Cambria Math" w:hAnsi="Cambria Math" w:cs="Calibri"/>
            <w:lang w:bidi="fa-IR"/>
          </w:rPr>
          <m:t>α</m:t>
        </m:r>
        <m:r>
          <w:rPr>
            <w:rFonts w:ascii="Cambria Math" w:hAnsi="Cambria Math" w:cs="B Nazanin"/>
            <w:lang w:bidi="fa-IR"/>
          </w:rPr>
          <m:t xml:space="preserve"> </m:t>
        </m:r>
        <m:rad>
          <m:radPr>
            <m:degHide m:val="1"/>
            <m:ctrlPr>
              <w:rPr>
                <w:rFonts w:ascii="Cambria Math" w:hAnsi="Cambria Math" w:cs="B Nazanin"/>
                <w:i/>
                <w:lang w:bidi="fa-IR"/>
              </w:rPr>
            </m:ctrlPr>
          </m:radPr>
          <m:deg/>
          <m:e>
            <m:r>
              <w:rPr>
                <w:rFonts w:ascii="Cambria Math" w:hAnsi="Cambria Math" w:cs="B Nazanin"/>
                <w:lang w:bidi="fa-IR"/>
              </w:rPr>
              <m:t>h</m:t>
            </m:r>
          </m:e>
        </m:rad>
      </m:oMath>
      <w:r>
        <w:rPr>
          <w:rFonts w:cs="B Nazanin" w:hint="cs"/>
          <w:rtl/>
          <w:lang w:bidi="fa-IR"/>
        </w:rPr>
        <w:t xml:space="preserve"> </w:t>
      </w:r>
    </w:p>
    <w:p w14:paraId="26014D79" w14:textId="7D6E7D5F" w:rsidR="000646D8" w:rsidRPr="000646D8" w:rsidRDefault="000646D8" w:rsidP="000646D8">
      <w:pPr>
        <w:bidi/>
        <w:ind w:left="4"/>
        <w:jc w:val="both"/>
        <w:rPr>
          <w:rFonts w:cs="B Nazanin"/>
          <w:rtl/>
          <w:lang w:bidi="fa-IR"/>
        </w:rPr>
      </w:pPr>
      <w:r w:rsidRPr="000646D8">
        <w:rPr>
          <w:rFonts w:cs="B Nazanin"/>
          <w:rtl/>
          <w:lang w:bidi="fa-IR"/>
        </w:rPr>
        <w:lastRenderedPageBreak/>
        <w:t>اگر تغ</w:t>
      </w:r>
      <w:r w:rsidRPr="000646D8">
        <w:rPr>
          <w:rFonts w:cs="B Nazanin" w:hint="cs"/>
          <w:rtl/>
          <w:lang w:bidi="fa-IR"/>
        </w:rPr>
        <w:t>یی</w:t>
      </w:r>
      <w:r w:rsidRPr="000646D8">
        <w:rPr>
          <w:rFonts w:cs="B Nazanin" w:hint="eastAsia"/>
          <w:rtl/>
          <w:lang w:bidi="fa-IR"/>
        </w:rPr>
        <w:t>ر</w:t>
      </w:r>
      <w:r w:rsidRPr="000646D8">
        <w:rPr>
          <w:rFonts w:cs="B Nazanin"/>
          <w:rtl/>
          <w:lang w:bidi="fa-IR"/>
        </w:rPr>
        <w:t xml:space="preserve"> ورود</w:t>
      </w:r>
      <w:r w:rsidRPr="000646D8">
        <w:rPr>
          <w:rFonts w:cs="B Nazanin" w:hint="cs"/>
          <w:rtl/>
          <w:lang w:bidi="fa-IR"/>
        </w:rPr>
        <w:t>ی</w:t>
      </w:r>
      <w:r w:rsidRPr="000646D8">
        <w:rPr>
          <w:rFonts w:cs="B Nazanin"/>
          <w:rtl/>
          <w:lang w:bidi="fa-IR"/>
        </w:rPr>
        <w:t xml:space="preserve"> کم باشد س</w:t>
      </w:r>
      <w:r w:rsidRPr="000646D8">
        <w:rPr>
          <w:rFonts w:cs="B Nazanin" w:hint="cs"/>
          <w:rtl/>
          <w:lang w:bidi="fa-IR"/>
        </w:rPr>
        <w:t>ی</w:t>
      </w:r>
      <w:r w:rsidRPr="000646D8">
        <w:rPr>
          <w:rFonts w:cs="B Nazanin" w:hint="eastAsia"/>
          <w:rtl/>
          <w:lang w:bidi="fa-IR"/>
        </w:rPr>
        <w:t>ستم</w:t>
      </w:r>
      <w:r w:rsidRPr="000646D8">
        <w:rPr>
          <w:rFonts w:cs="B Nazanin"/>
          <w:rtl/>
          <w:lang w:bidi="fa-IR"/>
        </w:rPr>
        <w:t xml:space="preserve"> رو</w:t>
      </w:r>
      <w:r w:rsidRPr="000646D8">
        <w:rPr>
          <w:rFonts w:cs="B Nazanin" w:hint="cs"/>
          <w:rtl/>
          <w:lang w:bidi="fa-IR"/>
        </w:rPr>
        <w:t>ی</w:t>
      </w:r>
      <w:r w:rsidRPr="000646D8">
        <w:rPr>
          <w:rFonts w:cs="B Nazanin"/>
          <w:rtl/>
          <w:lang w:bidi="fa-IR"/>
        </w:rPr>
        <w:t xml:space="preserve"> </w:t>
      </w:r>
      <w:r w:rsidRPr="000646D8">
        <w:rPr>
          <w:rFonts w:cs="B Nazanin" w:hint="cs"/>
          <w:rtl/>
          <w:lang w:bidi="fa-IR"/>
        </w:rPr>
        <w:t>ی</w:t>
      </w:r>
      <w:r w:rsidRPr="000646D8">
        <w:rPr>
          <w:rFonts w:cs="B Nazanin" w:hint="eastAsia"/>
          <w:rtl/>
          <w:lang w:bidi="fa-IR"/>
        </w:rPr>
        <w:t>ک</w:t>
      </w:r>
      <w:r w:rsidRPr="000646D8">
        <w:rPr>
          <w:rFonts w:cs="B Nazanin"/>
          <w:rtl/>
          <w:lang w:bidi="fa-IR"/>
        </w:rPr>
        <w:t xml:space="preserve"> ناح</w:t>
      </w:r>
      <w:r w:rsidRPr="000646D8">
        <w:rPr>
          <w:rFonts w:cs="B Nazanin" w:hint="cs"/>
          <w:rtl/>
          <w:lang w:bidi="fa-IR"/>
        </w:rPr>
        <w:t>ی</w:t>
      </w:r>
      <w:r w:rsidRPr="000646D8">
        <w:rPr>
          <w:rFonts w:cs="B Nazanin" w:hint="eastAsia"/>
          <w:rtl/>
          <w:lang w:bidi="fa-IR"/>
        </w:rPr>
        <w:t>ه</w:t>
      </w:r>
      <w:r w:rsidRPr="000646D8">
        <w:rPr>
          <w:rFonts w:cs="B Nazanin"/>
          <w:rtl/>
          <w:lang w:bidi="fa-IR"/>
        </w:rPr>
        <w:t xml:space="preserve"> کوچک از منحن</w:t>
      </w:r>
      <w:r w:rsidRPr="000646D8">
        <w:rPr>
          <w:rFonts w:cs="B Nazanin" w:hint="cs"/>
          <w:rtl/>
          <w:lang w:bidi="fa-IR"/>
        </w:rPr>
        <w:t>ی</w:t>
      </w:r>
      <w:r w:rsidRPr="000646D8">
        <w:rPr>
          <w:rFonts w:cs="B Nazanin"/>
          <w:rtl/>
          <w:lang w:bidi="fa-IR"/>
        </w:rPr>
        <w:t xml:space="preserve"> حرکت م</w:t>
      </w:r>
      <w:r w:rsidRPr="000646D8">
        <w:rPr>
          <w:rFonts w:cs="B Nazanin" w:hint="cs"/>
          <w:rtl/>
          <w:lang w:bidi="fa-IR"/>
        </w:rPr>
        <w:t>ی‌</w:t>
      </w:r>
      <w:r w:rsidRPr="000646D8">
        <w:rPr>
          <w:rFonts w:cs="B Nazanin" w:hint="eastAsia"/>
          <w:rtl/>
          <w:lang w:bidi="fa-IR"/>
        </w:rPr>
        <w:t>کند</w:t>
      </w:r>
      <w:r w:rsidRPr="000646D8">
        <w:rPr>
          <w:rFonts w:cs="B Nazanin"/>
          <w:rtl/>
          <w:lang w:bidi="fa-IR"/>
        </w:rPr>
        <w:t xml:space="preserve"> که تقر</w:t>
      </w:r>
      <w:r w:rsidRPr="000646D8">
        <w:rPr>
          <w:rFonts w:cs="B Nazanin" w:hint="cs"/>
          <w:rtl/>
          <w:lang w:bidi="fa-IR"/>
        </w:rPr>
        <w:t>ی</w:t>
      </w:r>
      <w:r w:rsidRPr="000646D8">
        <w:rPr>
          <w:rFonts w:cs="B Nazanin" w:hint="eastAsia"/>
          <w:rtl/>
          <w:lang w:bidi="fa-IR"/>
        </w:rPr>
        <w:t>باً</w:t>
      </w:r>
      <w:r w:rsidRPr="000646D8">
        <w:rPr>
          <w:rFonts w:cs="B Nazanin"/>
          <w:rtl/>
          <w:lang w:bidi="fa-IR"/>
        </w:rPr>
        <w:t xml:space="preserve"> "خط</w:t>
      </w:r>
      <w:r w:rsidRPr="000646D8">
        <w:rPr>
          <w:rFonts w:cs="B Nazanin" w:hint="cs"/>
          <w:rtl/>
          <w:lang w:bidi="fa-IR"/>
        </w:rPr>
        <w:t>ی</w:t>
      </w:r>
      <w:r w:rsidRPr="000646D8">
        <w:rPr>
          <w:rFonts w:cs="B Nazanin"/>
          <w:rtl/>
          <w:lang w:bidi="fa-IR"/>
        </w:rPr>
        <w:t>" است</w:t>
      </w:r>
      <w:r w:rsidRPr="000646D8">
        <w:rPr>
          <w:rFonts w:cs="B Nazanin"/>
          <w:lang w:bidi="fa-IR"/>
        </w:rPr>
        <w:t>.</w:t>
      </w:r>
      <w:r>
        <w:rPr>
          <w:rFonts w:cs="B Nazanin" w:hint="cs"/>
          <w:rtl/>
          <w:lang w:bidi="fa-IR"/>
        </w:rPr>
        <w:t xml:space="preserve"> </w:t>
      </w:r>
      <w:r w:rsidRPr="000646D8">
        <w:rPr>
          <w:rFonts w:cs="B Nazanin"/>
          <w:rtl/>
          <w:lang w:bidi="fa-IR"/>
        </w:rPr>
        <w:t>س</w:t>
      </w:r>
      <w:r w:rsidRPr="000646D8">
        <w:rPr>
          <w:rFonts w:cs="B Nazanin" w:hint="cs"/>
          <w:rtl/>
          <w:lang w:bidi="fa-IR"/>
        </w:rPr>
        <w:t>ی</w:t>
      </w:r>
      <w:r w:rsidRPr="000646D8">
        <w:rPr>
          <w:rFonts w:cs="B Nazanin" w:hint="eastAsia"/>
          <w:rtl/>
          <w:lang w:bidi="fa-IR"/>
        </w:rPr>
        <w:t>ستم</w:t>
      </w:r>
      <w:r w:rsidRPr="000646D8">
        <w:rPr>
          <w:rFonts w:cs="B Nazanin"/>
          <w:rtl/>
          <w:lang w:bidi="fa-IR"/>
        </w:rPr>
        <w:t xml:space="preserve"> متقارن عمل م</w:t>
      </w:r>
      <w:r w:rsidRPr="000646D8">
        <w:rPr>
          <w:rFonts w:cs="B Nazanin" w:hint="cs"/>
          <w:rtl/>
          <w:lang w:bidi="fa-IR"/>
        </w:rPr>
        <w:t>ی‌</w:t>
      </w:r>
      <w:r w:rsidRPr="000646D8">
        <w:rPr>
          <w:rFonts w:cs="B Nazanin" w:hint="eastAsia"/>
          <w:rtl/>
          <w:lang w:bidi="fa-IR"/>
        </w:rPr>
        <w:t>کند</w:t>
      </w:r>
      <w:r w:rsidRPr="000646D8">
        <w:rPr>
          <w:rFonts w:cs="B Nazanin"/>
          <w:rtl/>
          <w:lang w:bidi="fa-IR"/>
        </w:rPr>
        <w:t xml:space="preserve"> (پر شدن و خال</w:t>
      </w:r>
      <w:r w:rsidRPr="000646D8">
        <w:rPr>
          <w:rFonts w:cs="B Nazanin" w:hint="cs"/>
          <w:rtl/>
          <w:lang w:bidi="fa-IR"/>
        </w:rPr>
        <w:t>ی</w:t>
      </w:r>
      <w:r w:rsidRPr="000646D8">
        <w:rPr>
          <w:rFonts w:cs="B Nazanin"/>
          <w:rtl/>
          <w:lang w:bidi="fa-IR"/>
        </w:rPr>
        <w:t xml:space="preserve"> شدن شب</w:t>
      </w:r>
      <w:r w:rsidRPr="000646D8">
        <w:rPr>
          <w:rFonts w:cs="B Nazanin" w:hint="cs"/>
          <w:rtl/>
          <w:lang w:bidi="fa-IR"/>
        </w:rPr>
        <w:t>ی</w:t>
      </w:r>
      <w:r w:rsidRPr="000646D8">
        <w:rPr>
          <w:rFonts w:cs="B Nazanin" w:hint="eastAsia"/>
          <w:rtl/>
          <w:lang w:bidi="fa-IR"/>
        </w:rPr>
        <w:t>ه</w:t>
      </w:r>
      <w:r w:rsidRPr="000646D8">
        <w:rPr>
          <w:rFonts w:cs="B Nazanin"/>
          <w:rtl/>
          <w:lang w:bidi="fa-IR"/>
        </w:rPr>
        <w:t xml:space="preserve"> هم هستند) و شب</w:t>
      </w:r>
      <w:r w:rsidRPr="000646D8">
        <w:rPr>
          <w:rFonts w:cs="B Nazanin" w:hint="cs"/>
          <w:rtl/>
          <w:lang w:bidi="fa-IR"/>
        </w:rPr>
        <w:t>ی</w:t>
      </w:r>
      <w:r w:rsidRPr="000646D8">
        <w:rPr>
          <w:rFonts w:cs="B Nazanin" w:hint="eastAsia"/>
          <w:rtl/>
          <w:lang w:bidi="fa-IR"/>
        </w:rPr>
        <w:t>ه</w:t>
      </w:r>
      <w:r w:rsidRPr="000646D8">
        <w:rPr>
          <w:rFonts w:cs="B Nazanin"/>
          <w:rtl/>
          <w:lang w:bidi="fa-IR"/>
        </w:rPr>
        <w:t xml:space="preserve"> </w:t>
      </w:r>
      <w:r w:rsidRPr="000646D8">
        <w:rPr>
          <w:rFonts w:cs="B Nazanin" w:hint="cs"/>
          <w:rtl/>
          <w:lang w:bidi="fa-IR"/>
        </w:rPr>
        <w:t>ی</w:t>
      </w:r>
      <w:r w:rsidRPr="000646D8">
        <w:rPr>
          <w:rFonts w:cs="B Nazanin" w:hint="eastAsia"/>
          <w:rtl/>
          <w:lang w:bidi="fa-IR"/>
        </w:rPr>
        <w:t>ک</w:t>
      </w:r>
      <w:r w:rsidRPr="000646D8">
        <w:rPr>
          <w:rFonts w:cs="B Nazanin"/>
          <w:rtl/>
          <w:lang w:bidi="fa-IR"/>
        </w:rPr>
        <w:t xml:space="preserve"> س</w:t>
      </w:r>
      <w:r w:rsidRPr="000646D8">
        <w:rPr>
          <w:rFonts w:cs="B Nazanin" w:hint="cs"/>
          <w:rtl/>
          <w:lang w:bidi="fa-IR"/>
        </w:rPr>
        <w:t>ی</w:t>
      </w:r>
      <w:r w:rsidRPr="000646D8">
        <w:rPr>
          <w:rFonts w:cs="B Nazanin" w:hint="eastAsia"/>
          <w:rtl/>
          <w:lang w:bidi="fa-IR"/>
        </w:rPr>
        <w:t>ستم</w:t>
      </w:r>
      <w:r w:rsidRPr="000646D8">
        <w:rPr>
          <w:rFonts w:cs="B Nazanin"/>
          <w:rtl/>
          <w:lang w:bidi="fa-IR"/>
        </w:rPr>
        <w:t xml:space="preserve"> خط</w:t>
      </w:r>
      <w:r w:rsidRPr="000646D8">
        <w:rPr>
          <w:rFonts w:cs="B Nazanin" w:hint="cs"/>
          <w:rtl/>
          <w:lang w:bidi="fa-IR"/>
        </w:rPr>
        <w:t>ی</w:t>
      </w:r>
      <w:r w:rsidRPr="000646D8">
        <w:rPr>
          <w:rFonts w:cs="B Nazanin"/>
          <w:rtl/>
          <w:lang w:bidi="fa-IR"/>
        </w:rPr>
        <w:t xml:space="preserve"> مرتبه </w:t>
      </w:r>
      <w:r w:rsidRPr="000646D8">
        <w:rPr>
          <w:rFonts w:cs="B Nazanin" w:hint="cs"/>
          <w:rtl/>
          <w:lang w:bidi="fa-IR"/>
        </w:rPr>
        <w:t>اول</w:t>
      </w:r>
      <w:r w:rsidRPr="000646D8">
        <w:rPr>
          <w:rFonts w:cs="B Nazanin"/>
          <w:rtl/>
          <w:lang w:bidi="fa-IR"/>
        </w:rPr>
        <w:t xml:space="preserve"> </w:t>
      </w:r>
      <w:r w:rsidRPr="000646D8">
        <w:rPr>
          <w:rFonts w:cs="B Nazanin" w:hint="cs"/>
          <w:rtl/>
          <w:lang w:bidi="fa-IR"/>
        </w:rPr>
        <w:t>ساده</w:t>
      </w:r>
      <w:r w:rsidRPr="000646D8">
        <w:rPr>
          <w:rFonts w:cs="B Nazanin"/>
          <w:rtl/>
          <w:lang w:bidi="fa-IR"/>
        </w:rPr>
        <w:t xml:space="preserve"> </w:t>
      </w:r>
      <w:r w:rsidRPr="000646D8">
        <w:rPr>
          <w:rFonts w:cs="B Nazanin" w:hint="cs"/>
          <w:rtl/>
          <w:lang w:bidi="fa-IR"/>
        </w:rPr>
        <w:t>رفتار</w:t>
      </w:r>
      <w:r w:rsidRPr="000646D8">
        <w:rPr>
          <w:rFonts w:cs="B Nazanin"/>
          <w:rtl/>
          <w:lang w:bidi="fa-IR"/>
        </w:rPr>
        <w:t xml:space="preserve"> </w:t>
      </w:r>
      <w:r w:rsidRPr="000646D8">
        <w:rPr>
          <w:rFonts w:cs="B Nazanin" w:hint="cs"/>
          <w:rtl/>
          <w:lang w:bidi="fa-IR"/>
        </w:rPr>
        <w:t>می‌</w:t>
      </w:r>
      <w:r w:rsidRPr="000646D8">
        <w:rPr>
          <w:rFonts w:cs="B Nazanin" w:hint="eastAsia"/>
          <w:rtl/>
          <w:lang w:bidi="fa-IR"/>
        </w:rPr>
        <w:t>کند</w:t>
      </w:r>
      <w:r w:rsidRPr="000646D8">
        <w:rPr>
          <w:rFonts w:cs="B Nazanin"/>
          <w:lang w:bidi="fa-IR"/>
        </w:rPr>
        <w:t>.</w:t>
      </w:r>
      <w:r>
        <w:rPr>
          <w:rFonts w:cs="B Nazanin" w:hint="cs"/>
          <w:rtl/>
          <w:lang w:bidi="fa-IR"/>
        </w:rPr>
        <w:t xml:space="preserve"> در نتیجه</w:t>
      </w:r>
      <w:r w:rsidRPr="000646D8">
        <w:rPr>
          <w:rFonts w:cs="B Nazanin"/>
          <w:rtl/>
          <w:lang w:bidi="fa-IR"/>
        </w:rPr>
        <w:t xml:space="preserve"> مدل خط</w:t>
      </w:r>
      <w:r w:rsidRPr="000646D8">
        <w:rPr>
          <w:rFonts w:cs="B Nazanin" w:hint="cs"/>
          <w:rtl/>
          <w:lang w:bidi="fa-IR"/>
        </w:rPr>
        <w:t>ی</w:t>
      </w:r>
      <w:r w:rsidRPr="000646D8">
        <w:rPr>
          <w:rFonts w:cs="B Nazanin"/>
          <w:rtl/>
          <w:lang w:bidi="fa-IR"/>
        </w:rPr>
        <w:t xml:space="preserve"> ما</w:t>
      </w:r>
      <w:r w:rsidRPr="000646D8">
        <w:rPr>
          <w:rFonts w:cs="B Nazanin"/>
          <w:lang w:bidi="fa-IR"/>
        </w:rPr>
        <w:t xml:space="preserve"> </w:t>
      </w:r>
      <w:r>
        <w:rPr>
          <w:rFonts w:cs="B Nazanin"/>
          <w:lang w:bidi="fa-IR"/>
        </w:rPr>
        <w:t>G(S)</w:t>
      </w:r>
      <w:r w:rsidRPr="000646D8">
        <w:rPr>
          <w:rFonts w:cs="B Nazanin"/>
          <w:lang w:bidi="fa-IR"/>
        </w:rPr>
        <w:t xml:space="preserve"> </w:t>
      </w:r>
      <w:r w:rsidRPr="000646D8">
        <w:rPr>
          <w:rFonts w:cs="B Nazanin"/>
          <w:rtl/>
          <w:lang w:bidi="fa-IR"/>
        </w:rPr>
        <w:t>در ا</w:t>
      </w:r>
      <w:r w:rsidRPr="000646D8">
        <w:rPr>
          <w:rFonts w:cs="B Nazanin" w:hint="cs"/>
          <w:rtl/>
          <w:lang w:bidi="fa-IR"/>
        </w:rPr>
        <w:t>ی</w:t>
      </w:r>
      <w:r w:rsidRPr="000646D8">
        <w:rPr>
          <w:rFonts w:cs="B Nazanin" w:hint="eastAsia"/>
          <w:rtl/>
          <w:lang w:bidi="fa-IR"/>
        </w:rPr>
        <w:t>ن‌جا</w:t>
      </w:r>
      <w:r w:rsidRPr="000646D8">
        <w:rPr>
          <w:rFonts w:cs="B Nazanin"/>
          <w:rtl/>
          <w:lang w:bidi="fa-IR"/>
        </w:rPr>
        <w:t xml:space="preserve"> معتبر است</w:t>
      </w:r>
      <w:r w:rsidRPr="000646D8">
        <w:rPr>
          <w:rFonts w:cs="B Nazanin"/>
          <w:lang w:bidi="fa-IR"/>
        </w:rPr>
        <w:t>.</w:t>
      </w:r>
      <w:r>
        <w:rPr>
          <w:rFonts w:cs="B Nazanin" w:hint="cs"/>
          <w:rtl/>
          <w:lang w:bidi="fa-IR"/>
        </w:rPr>
        <w:t xml:space="preserve"> اما </w:t>
      </w:r>
      <w:r w:rsidRPr="000646D8">
        <w:rPr>
          <w:rFonts w:cs="B Nazanin"/>
          <w:rtl/>
          <w:lang w:bidi="fa-IR"/>
        </w:rPr>
        <w:t>اگر تغ</w:t>
      </w:r>
      <w:r w:rsidRPr="000646D8">
        <w:rPr>
          <w:rFonts w:cs="B Nazanin" w:hint="cs"/>
          <w:rtl/>
          <w:lang w:bidi="fa-IR"/>
        </w:rPr>
        <w:t>یی</w:t>
      </w:r>
      <w:r w:rsidRPr="000646D8">
        <w:rPr>
          <w:rFonts w:cs="B Nazanin" w:hint="eastAsia"/>
          <w:rtl/>
          <w:lang w:bidi="fa-IR"/>
        </w:rPr>
        <w:t>ر</w:t>
      </w:r>
      <w:r w:rsidRPr="000646D8">
        <w:rPr>
          <w:rFonts w:cs="B Nazanin"/>
          <w:rtl/>
          <w:lang w:bidi="fa-IR"/>
        </w:rPr>
        <w:t xml:space="preserve"> ورود</w:t>
      </w:r>
      <w:r w:rsidRPr="000646D8">
        <w:rPr>
          <w:rFonts w:cs="B Nazanin" w:hint="cs"/>
          <w:rtl/>
          <w:lang w:bidi="fa-IR"/>
        </w:rPr>
        <w:t>ی</w:t>
      </w:r>
      <w:r w:rsidRPr="000646D8">
        <w:rPr>
          <w:rFonts w:cs="B Nazanin"/>
          <w:rtl/>
          <w:lang w:bidi="fa-IR"/>
        </w:rPr>
        <w:t xml:space="preserve"> ز</w:t>
      </w:r>
      <w:r w:rsidRPr="000646D8">
        <w:rPr>
          <w:rFonts w:cs="B Nazanin" w:hint="cs"/>
          <w:rtl/>
          <w:lang w:bidi="fa-IR"/>
        </w:rPr>
        <w:t>ی</w:t>
      </w:r>
      <w:r w:rsidRPr="000646D8">
        <w:rPr>
          <w:rFonts w:cs="B Nazanin" w:hint="eastAsia"/>
          <w:rtl/>
          <w:lang w:bidi="fa-IR"/>
        </w:rPr>
        <w:t>اد</w:t>
      </w:r>
      <w:r w:rsidRPr="000646D8">
        <w:rPr>
          <w:rFonts w:cs="B Nazanin"/>
          <w:rtl/>
          <w:lang w:bidi="fa-IR"/>
        </w:rPr>
        <w:t xml:space="preserve"> باشد (مثلاً از ۱ متر بر</w:t>
      </w:r>
      <w:r w:rsidRPr="000646D8">
        <w:rPr>
          <w:rFonts w:cs="B Nazanin" w:hint="cs"/>
          <w:rtl/>
          <w:lang w:bidi="fa-IR"/>
        </w:rPr>
        <w:t>ی</w:t>
      </w:r>
      <w:r w:rsidRPr="000646D8">
        <w:rPr>
          <w:rFonts w:cs="B Nazanin" w:hint="eastAsia"/>
          <w:rtl/>
          <w:lang w:bidi="fa-IR"/>
        </w:rPr>
        <w:t>م</w:t>
      </w:r>
      <w:r w:rsidRPr="000646D8">
        <w:rPr>
          <w:rFonts w:cs="B Nazanin"/>
          <w:rtl/>
          <w:lang w:bidi="fa-IR"/>
        </w:rPr>
        <w:t xml:space="preserve"> به ۱۰ متر)، س</w:t>
      </w:r>
      <w:r w:rsidRPr="000646D8">
        <w:rPr>
          <w:rFonts w:cs="B Nazanin" w:hint="cs"/>
          <w:rtl/>
          <w:lang w:bidi="fa-IR"/>
        </w:rPr>
        <w:t>ی</w:t>
      </w:r>
      <w:r w:rsidRPr="000646D8">
        <w:rPr>
          <w:rFonts w:cs="B Nazanin" w:hint="eastAsia"/>
          <w:rtl/>
          <w:lang w:bidi="fa-IR"/>
        </w:rPr>
        <w:t>ستم</w:t>
      </w:r>
      <w:r w:rsidRPr="000646D8">
        <w:rPr>
          <w:rFonts w:cs="B Nazanin"/>
          <w:rtl/>
          <w:lang w:bidi="fa-IR"/>
        </w:rPr>
        <w:t xml:space="preserve"> رو</w:t>
      </w:r>
      <w:r w:rsidRPr="000646D8">
        <w:rPr>
          <w:rFonts w:cs="B Nazanin" w:hint="cs"/>
          <w:rtl/>
          <w:lang w:bidi="fa-IR"/>
        </w:rPr>
        <w:t>ی</w:t>
      </w:r>
      <w:r w:rsidRPr="000646D8">
        <w:rPr>
          <w:rFonts w:cs="B Nazanin"/>
          <w:rtl/>
          <w:lang w:bidi="fa-IR"/>
        </w:rPr>
        <w:t xml:space="preserve"> بخش بزرگ</w:t>
      </w:r>
      <w:r w:rsidRPr="000646D8">
        <w:rPr>
          <w:rFonts w:cs="B Nazanin" w:hint="cs"/>
          <w:rtl/>
          <w:lang w:bidi="fa-IR"/>
        </w:rPr>
        <w:t>ی</w:t>
      </w:r>
      <w:r w:rsidRPr="000646D8">
        <w:rPr>
          <w:rFonts w:cs="B Nazanin"/>
          <w:rtl/>
          <w:lang w:bidi="fa-IR"/>
        </w:rPr>
        <w:t xml:space="preserve"> از منحن</w:t>
      </w:r>
      <w:r w:rsidRPr="000646D8">
        <w:rPr>
          <w:rFonts w:cs="B Nazanin" w:hint="cs"/>
          <w:rtl/>
          <w:lang w:bidi="fa-IR"/>
        </w:rPr>
        <w:t>ی</w:t>
      </w:r>
      <w:r w:rsidRPr="000646D8">
        <w:rPr>
          <w:rFonts w:cs="B Nazanin"/>
          <w:rtl/>
          <w:lang w:bidi="fa-IR"/>
        </w:rPr>
        <w:t xml:space="preserve"> حرکت م</w:t>
      </w:r>
      <w:r w:rsidRPr="000646D8">
        <w:rPr>
          <w:rFonts w:cs="B Nazanin" w:hint="cs"/>
          <w:rtl/>
          <w:lang w:bidi="fa-IR"/>
        </w:rPr>
        <w:t>ی‌</w:t>
      </w:r>
      <w:r w:rsidRPr="000646D8">
        <w:rPr>
          <w:rFonts w:cs="B Nazanin" w:hint="eastAsia"/>
          <w:rtl/>
          <w:lang w:bidi="fa-IR"/>
        </w:rPr>
        <w:t>کند</w:t>
      </w:r>
      <w:r w:rsidRPr="000646D8">
        <w:rPr>
          <w:rFonts w:cs="B Nazanin"/>
          <w:rtl/>
          <w:lang w:bidi="fa-IR"/>
        </w:rPr>
        <w:t xml:space="preserve"> که "غ</w:t>
      </w:r>
      <w:r w:rsidRPr="000646D8">
        <w:rPr>
          <w:rFonts w:cs="B Nazanin" w:hint="cs"/>
          <w:rtl/>
          <w:lang w:bidi="fa-IR"/>
        </w:rPr>
        <w:t>ی</w:t>
      </w:r>
      <w:r w:rsidRPr="000646D8">
        <w:rPr>
          <w:rFonts w:cs="B Nazanin" w:hint="eastAsia"/>
          <w:rtl/>
          <w:lang w:bidi="fa-IR"/>
        </w:rPr>
        <w:t>رخط</w:t>
      </w:r>
      <w:r w:rsidRPr="000646D8">
        <w:rPr>
          <w:rFonts w:cs="B Nazanin" w:hint="cs"/>
          <w:rtl/>
          <w:lang w:bidi="fa-IR"/>
        </w:rPr>
        <w:t>ی</w:t>
      </w:r>
      <w:r w:rsidRPr="000646D8">
        <w:rPr>
          <w:rFonts w:cs="B Nazanin"/>
          <w:rtl/>
          <w:lang w:bidi="fa-IR"/>
        </w:rPr>
        <w:t>" است</w:t>
      </w:r>
      <w:r w:rsidRPr="000646D8">
        <w:rPr>
          <w:rFonts w:cs="B Nazanin"/>
          <w:lang w:bidi="fa-IR"/>
        </w:rPr>
        <w:t>.</w:t>
      </w:r>
      <w:r>
        <w:rPr>
          <w:rFonts w:cs="B Nazanin" w:hint="cs"/>
          <w:rtl/>
          <w:lang w:bidi="fa-IR"/>
        </w:rPr>
        <w:t xml:space="preserve"> </w:t>
      </w:r>
      <w:r w:rsidRPr="000646D8">
        <w:rPr>
          <w:rFonts w:cs="B Nazanin"/>
          <w:rtl/>
          <w:lang w:bidi="fa-IR"/>
        </w:rPr>
        <w:t>س</w:t>
      </w:r>
      <w:r w:rsidRPr="000646D8">
        <w:rPr>
          <w:rFonts w:cs="B Nazanin" w:hint="cs"/>
          <w:rtl/>
          <w:lang w:bidi="fa-IR"/>
        </w:rPr>
        <w:t>ی</w:t>
      </w:r>
      <w:r w:rsidRPr="000646D8">
        <w:rPr>
          <w:rFonts w:cs="B Nazanin" w:hint="eastAsia"/>
          <w:rtl/>
          <w:lang w:bidi="fa-IR"/>
        </w:rPr>
        <w:t>ستم</w:t>
      </w:r>
      <w:r w:rsidRPr="000646D8">
        <w:rPr>
          <w:rFonts w:cs="B Nazanin"/>
          <w:rtl/>
          <w:lang w:bidi="fa-IR"/>
        </w:rPr>
        <w:t xml:space="preserve"> نامتقارن م</w:t>
      </w:r>
      <w:r w:rsidRPr="000646D8">
        <w:rPr>
          <w:rFonts w:cs="B Nazanin" w:hint="cs"/>
          <w:rtl/>
          <w:lang w:bidi="fa-IR"/>
        </w:rPr>
        <w:t>ی‌</w:t>
      </w:r>
      <w:r w:rsidRPr="000646D8">
        <w:rPr>
          <w:rFonts w:cs="B Nazanin" w:hint="eastAsia"/>
          <w:rtl/>
          <w:lang w:bidi="fa-IR"/>
        </w:rPr>
        <w:t>شود</w:t>
      </w:r>
      <w:r w:rsidRPr="000646D8">
        <w:rPr>
          <w:rFonts w:cs="B Nazanin"/>
          <w:rtl/>
          <w:lang w:bidi="fa-IR"/>
        </w:rPr>
        <w:t xml:space="preserve"> (پر شدن و خال</w:t>
      </w:r>
      <w:r w:rsidRPr="000646D8">
        <w:rPr>
          <w:rFonts w:cs="B Nazanin" w:hint="cs"/>
          <w:rtl/>
          <w:lang w:bidi="fa-IR"/>
        </w:rPr>
        <w:t>ی</w:t>
      </w:r>
      <w:r w:rsidRPr="000646D8">
        <w:rPr>
          <w:rFonts w:cs="B Nazanin"/>
          <w:rtl/>
          <w:lang w:bidi="fa-IR"/>
        </w:rPr>
        <w:t xml:space="preserve"> شدن با سرعت‌ها</w:t>
      </w:r>
      <w:r w:rsidRPr="000646D8">
        <w:rPr>
          <w:rFonts w:cs="B Nazanin" w:hint="cs"/>
          <w:rtl/>
          <w:lang w:bidi="fa-IR"/>
        </w:rPr>
        <w:t>ی</w:t>
      </w:r>
      <w:r w:rsidRPr="000646D8">
        <w:rPr>
          <w:rFonts w:cs="B Nazanin"/>
          <w:rtl/>
          <w:lang w:bidi="fa-IR"/>
        </w:rPr>
        <w:t xml:space="preserve"> متفاوت) و پارامترها</w:t>
      </w:r>
      <w:r w:rsidRPr="000646D8">
        <w:rPr>
          <w:rFonts w:cs="B Nazanin" w:hint="cs"/>
          <w:rtl/>
          <w:lang w:bidi="fa-IR"/>
        </w:rPr>
        <w:t>ی</w:t>
      </w:r>
      <w:r w:rsidRPr="000646D8">
        <w:rPr>
          <w:rFonts w:cs="B Nazanin"/>
          <w:rtl/>
          <w:lang w:bidi="fa-IR"/>
        </w:rPr>
        <w:t xml:space="preserve"> س</w:t>
      </w:r>
      <w:r w:rsidRPr="000646D8">
        <w:rPr>
          <w:rFonts w:cs="B Nazanin" w:hint="cs"/>
          <w:rtl/>
          <w:lang w:bidi="fa-IR"/>
        </w:rPr>
        <w:t>ی</w:t>
      </w:r>
      <w:r w:rsidRPr="000646D8">
        <w:rPr>
          <w:rFonts w:cs="B Nazanin" w:hint="eastAsia"/>
          <w:rtl/>
          <w:lang w:bidi="fa-IR"/>
        </w:rPr>
        <w:t>ستم</w:t>
      </w:r>
      <w:r w:rsidRPr="000646D8">
        <w:rPr>
          <w:rFonts w:cs="B Nazanin"/>
          <w:rtl/>
          <w:lang w:bidi="fa-IR"/>
        </w:rPr>
        <w:t xml:space="preserve"> (مثل ثابت‌ها</w:t>
      </w:r>
      <w:r w:rsidRPr="000646D8">
        <w:rPr>
          <w:rFonts w:cs="B Nazanin" w:hint="cs"/>
          <w:rtl/>
          <w:lang w:bidi="fa-IR"/>
        </w:rPr>
        <w:t>ی</w:t>
      </w:r>
      <w:r w:rsidRPr="000646D8">
        <w:rPr>
          <w:rFonts w:cs="B Nazanin"/>
          <w:rtl/>
          <w:lang w:bidi="fa-IR"/>
        </w:rPr>
        <w:t xml:space="preserve"> زمان</w:t>
      </w:r>
      <w:r w:rsidRPr="000646D8">
        <w:rPr>
          <w:rFonts w:cs="B Nazanin" w:hint="cs"/>
          <w:rtl/>
          <w:lang w:bidi="fa-IR"/>
        </w:rPr>
        <w:t>ی</w:t>
      </w:r>
      <w:r w:rsidRPr="000646D8">
        <w:rPr>
          <w:rFonts w:cs="B Nazanin"/>
          <w:rtl/>
          <w:lang w:bidi="fa-IR"/>
        </w:rPr>
        <w:t>) در طول مس</w:t>
      </w:r>
      <w:r w:rsidRPr="000646D8">
        <w:rPr>
          <w:rFonts w:cs="B Nazanin" w:hint="cs"/>
          <w:rtl/>
          <w:lang w:bidi="fa-IR"/>
        </w:rPr>
        <w:t>ی</w:t>
      </w:r>
      <w:r w:rsidRPr="000646D8">
        <w:rPr>
          <w:rFonts w:cs="B Nazanin" w:hint="eastAsia"/>
          <w:rtl/>
          <w:lang w:bidi="fa-IR"/>
        </w:rPr>
        <w:t>ر</w:t>
      </w:r>
      <w:r w:rsidRPr="000646D8">
        <w:rPr>
          <w:rFonts w:cs="B Nazanin"/>
          <w:rtl/>
          <w:lang w:bidi="fa-IR"/>
        </w:rPr>
        <w:t xml:space="preserve"> تغ</w:t>
      </w:r>
      <w:r w:rsidRPr="000646D8">
        <w:rPr>
          <w:rFonts w:cs="B Nazanin" w:hint="cs"/>
          <w:rtl/>
          <w:lang w:bidi="fa-IR"/>
        </w:rPr>
        <w:t>یی</w:t>
      </w:r>
      <w:r w:rsidRPr="000646D8">
        <w:rPr>
          <w:rFonts w:cs="B Nazanin" w:hint="eastAsia"/>
          <w:rtl/>
          <w:lang w:bidi="fa-IR"/>
        </w:rPr>
        <w:t>ر</w:t>
      </w:r>
      <w:r w:rsidRPr="000646D8">
        <w:rPr>
          <w:rFonts w:cs="B Nazanin"/>
          <w:rtl/>
          <w:lang w:bidi="fa-IR"/>
        </w:rPr>
        <w:t xml:space="preserve"> م</w:t>
      </w:r>
      <w:r w:rsidRPr="000646D8">
        <w:rPr>
          <w:rFonts w:cs="B Nazanin" w:hint="cs"/>
          <w:rtl/>
          <w:lang w:bidi="fa-IR"/>
        </w:rPr>
        <w:t>ی‌</w:t>
      </w:r>
      <w:r w:rsidRPr="000646D8">
        <w:rPr>
          <w:rFonts w:cs="B Nazanin" w:hint="eastAsia"/>
          <w:rtl/>
          <w:lang w:bidi="fa-IR"/>
        </w:rPr>
        <w:t>کنند</w:t>
      </w:r>
      <w:r w:rsidRPr="000646D8">
        <w:rPr>
          <w:rFonts w:cs="B Nazanin"/>
          <w:lang w:bidi="fa-IR"/>
        </w:rPr>
        <w:t>.</w:t>
      </w:r>
      <w:r>
        <w:rPr>
          <w:rFonts w:cs="B Nazanin" w:hint="cs"/>
          <w:rtl/>
          <w:lang w:bidi="fa-IR"/>
        </w:rPr>
        <w:t xml:space="preserve"> در نتیجه</w:t>
      </w:r>
      <w:r w:rsidRPr="000646D8">
        <w:rPr>
          <w:rFonts w:cs="B Nazanin"/>
          <w:rtl/>
          <w:lang w:bidi="fa-IR"/>
        </w:rPr>
        <w:t xml:space="preserve"> مدل خط</w:t>
      </w:r>
      <w:r w:rsidRPr="000646D8">
        <w:rPr>
          <w:rFonts w:cs="B Nazanin" w:hint="cs"/>
          <w:rtl/>
          <w:lang w:bidi="fa-IR"/>
        </w:rPr>
        <w:t>ی</w:t>
      </w:r>
      <w:r w:rsidRPr="000646D8">
        <w:rPr>
          <w:rFonts w:cs="B Nazanin"/>
          <w:rtl/>
          <w:lang w:bidi="fa-IR"/>
        </w:rPr>
        <w:t xml:space="preserve"> ما در ا</w:t>
      </w:r>
      <w:r w:rsidRPr="000646D8">
        <w:rPr>
          <w:rFonts w:cs="B Nazanin" w:hint="cs"/>
          <w:rtl/>
          <w:lang w:bidi="fa-IR"/>
        </w:rPr>
        <w:t>ی</w:t>
      </w:r>
      <w:r w:rsidRPr="000646D8">
        <w:rPr>
          <w:rFonts w:cs="B Nazanin" w:hint="eastAsia"/>
          <w:rtl/>
          <w:lang w:bidi="fa-IR"/>
        </w:rPr>
        <w:t>ن‌جا</w:t>
      </w:r>
      <w:r w:rsidRPr="000646D8">
        <w:rPr>
          <w:rFonts w:cs="B Nazanin"/>
          <w:rtl/>
          <w:lang w:bidi="fa-IR"/>
        </w:rPr>
        <w:t xml:space="preserve"> شکست م</w:t>
      </w:r>
      <w:r w:rsidRPr="000646D8">
        <w:rPr>
          <w:rFonts w:cs="B Nazanin" w:hint="cs"/>
          <w:rtl/>
          <w:lang w:bidi="fa-IR"/>
        </w:rPr>
        <w:t>ی‌</w:t>
      </w:r>
      <w:r w:rsidRPr="000646D8">
        <w:rPr>
          <w:rFonts w:cs="B Nazanin" w:hint="eastAsia"/>
          <w:rtl/>
          <w:lang w:bidi="fa-IR"/>
        </w:rPr>
        <w:t>خورد</w:t>
      </w:r>
      <w:r w:rsidRPr="000646D8">
        <w:rPr>
          <w:rFonts w:cs="B Nazanin"/>
          <w:rtl/>
          <w:lang w:bidi="fa-IR"/>
        </w:rPr>
        <w:t xml:space="preserve"> و خطا</w:t>
      </w:r>
      <w:r w:rsidRPr="000646D8">
        <w:rPr>
          <w:rFonts w:cs="B Nazanin" w:hint="cs"/>
          <w:rtl/>
          <w:lang w:bidi="fa-IR"/>
        </w:rPr>
        <w:t>ی</w:t>
      </w:r>
      <w:r w:rsidRPr="000646D8">
        <w:rPr>
          <w:rFonts w:cs="B Nazanin"/>
          <w:rtl/>
          <w:lang w:bidi="fa-IR"/>
        </w:rPr>
        <w:t xml:space="preserve"> ز</w:t>
      </w:r>
      <w:r w:rsidRPr="000646D8">
        <w:rPr>
          <w:rFonts w:cs="B Nazanin" w:hint="cs"/>
          <w:rtl/>
          <w:lang w:bidi="fa-IR"/>
        </w:rPr>
        <w:t>ی</w:t>
      </w:r>
      <w:r w:rsidRPr="000646D8">
        <w:rPr>
          <w:rFonts w:cs="B Nazanin" w:hint="eastAsia"/>
          <w:rtl/>
          <w:lang w:bidi="fa-IR"/>
        </w:rPr>
        <w:t>اد</w:t>
      </w:r>
      <w:r w:rsidRPr="000646D8">
        <w:rPr>
          <w:rFonts w:cs="B Nazanin" w:hint="cs"/>
          <w:rtl/>
          <w:lang w:bidi="fa-IR"/>
        </w:rPr>
        <w:t>ی</w:t>
      </w:r>
      <w:r w:rsidRPr="000646D8">
        <w:rPr>
          <w:rFonts w:cs="B Nazanin"/>
          <w:rtl/>
          <w:lang w:bidi="fa-IR"/>
        </w:rPr>
        <w:t xml:space="preserve"> دارد</w:t>
      </w:r>
      <w:r w:rsidRPr="000646D8">
        <w:rPr>
          <w:rFonts w:cs="B Nazanin"/>
          <w:lang w:bidi="fa-IR"/>
        </w:rPr>
        <w:t>.</w:t>
      </w:r>
    </w:p>
    <w:p w14:paraId="45AB4396" w14:textId="7971114E" w:rsidR="000646D8" w:rsidRPr="000646D8" w:rsidRDefault="000646D8" w:rsidP="000646D8">
      <w:pPr>
        <w:pStyle w:val="Heading3"/>
        <w:bidi/>
        <w:rPr>
          <w:rtl/>
          <w:lang w:bidi="fa-IR"/>
        </w:rPr>
      </w:pPr>
      <w:bookmarkStart w:id="86" w:name="_Toc221808002"/>
      <w:r w:rsidRPr="000646D8">
        <w:rPr>
          <w:rtl/>
          <w:lang w:bidi="fa-IR"/>
        </w:rPr>
        <w:t>اثبات ر</w:t>
      </w:r>
      <w:r w:rsidRPr="000646D8">
        <w:rPr>
          <w:rFonts w:hint="cs"/>
          <w:rtl/>
          <w:lang w:bidi="fa-IR"/>
        </w:rPr>
        <w:t>ی</w:t>
      </w:r>
      <w:r w:rsidRPr="000646D8">
        <w:rPr>
          <w:rFonts w:hint="eastAsia"/>
          <w:rtl/>
          <w:lang w:bidi="fa-IR"/>
        </w:rPr>
        <w:t>اض</w:t>
      </w:r>
      <w:r w:rsidRPr="000646D8">
        <w:rPr>
          <w:rFonts w:hint="cs"/>
          <w:rtl/>
          <w:lang w:bidi="fa-IR"/>
        </w:rPr>
        <w:t>ی</w:t>
      </w:r>
      <w:r w:rsidRPr="000646D8">
        <w:rPr>
          <w:rtl/>
          <w:lang w:bidi="fa-IR"/>
        </w:rPr>
        <w:t xml:space="preserve"> و توض</w:t>
      </w:r>
      <w:r w:rsidRPr="000646D8">
        <w:rPr>
          <w:rFonts w:hint="cs"/>
          <w:rtl/>
          <w:lang w:bidi="fa-IR"/>
        </w:rPr>
        <w:t>ی</w:t>
      </w:r>
      <w:r w:rsidRPr="000646D8">
        <w:rPr>
          <w:rFonts w:hint="eastAsia"/>
          <w:rtl/>
          <w:lang w:bidi="fa-IR"/>
        </w:rPr>
        <w:t>حات</w:t>
      </w:r>
      <w:bookmarkEnd w:id="86"/>
    </w:p>
    <w:p w14:paraId="25B75BB4" w14:textId="356E3B7B" w:rsidR="000646D8" w:rsidRDefault="000646D8" w:rsidP="000646D8">
      <w:pPr>
        <w:bidi/>
        <w:ind w:left="4"/>
        <w:rPr>
          <w:rFonts w:cs="B Nazanin"/>
          <w:rtl/>
          <w:lang w:bidi="fa-IR"/>
        </w:rPr>
      </w:pPr>
      <w:r w:rsidRPr="000646D8">
        <w:rPr>
          <w:rFonts w:cs="B Nazanin" w:hint="eastAsia"/>
          <w:rtl/>
          <w:lang w:bidi="fa-IR"/>
        </w:rPr>
        <w:t>برا</w:t>
      </w:r>
      <w:r w:rsidRPr="000646D8">
        <w:rPr>
          <w:rFonts w:cs="B Nazanin" w:hint="cs"/>
          <w:rtl/>
          <w:lang w:bidi="fa-IR"/>
        </w:rPr>
        <w:t>ی</w:t>
      </w:r>
      <w:r w:rsidRPr="000646D8">
        <w:rPr>
          <w:rFonts w:cs="B Nazanin"/>
          <w:rtl/>
          <w:lang w:bidi="fa-IR"/>
        </w:rPr>
        <w:t xml:space="preserve"> اثبات ا</w:t>
      </w:r>
      <w:r w:rsidRPr="000646D8">
        <w:rPr>
          <w:rFonts w:cs="B Nazanin" w:hint="cs"/>
          <w:rtl/>
          <w:lang w:bidi="fa-IR"/>
        </w:rPr>
        <w:t>ی</w:t>
      </w:r>
      <w:r w:rsidRPr="000646D8">
        <w:rPr>
          <w:rFonts w:cs="B Nazanin" w:hint="eastAsia"/>
          <w:rtl/>
          <w:lang w:bidi="fa-IR"/>
        </w:rPr>
        <w:t>ن</w:t>
      </w:r>
      <w:r w:rsidRPr="000646D8">
        <w:rPr>
          <w:rFonts w:cs="B Nazanin"/>
          <w:rtl/>
          <w:lang w:bidi="fa-IR"/>
        </w:rPr>
        <w:t xml:space="preserve"> موضوع، از بسط ت</w:t>
      </w:r>
      <w:r w:rsidRPr="000646D8">
        <w:rPr>
          <w:rFonts w:cs="B Nazanin" w:hint="cs"/>
          <w:rtl/>
          <w:lang w:bidi="fa-IR"/>
        </w:rPr>
        <w:t>ی</w:t>
      </w:r>
      <w:r w:rsidRPr="000646D8">
        <w:rPr>
          <w:rFonts w:cs="B Nazanin" w:hint="eastAsia"/>
          <w:rtl/>
          <w:lang w:bidi="fa-IR"/>
        </w:rPr>
        <w:t>لور</w:t>
      </w:r>
      <w:r w:rsidRPr="000646D8">
        <w:rPr>
          <w:rFonts w:cs="B Nazanin"/>
          <w:lang w:bidi="fa-IR"/>
        </w:rPr>
        <w:t xml:space="preserve"> (Taylor Series Expansion) </w:t>
      </w:r>
      <w:r w:rsidRPr="000646D8">
        <w:rPr>
          <w:rFonts w:cs="B Nazanin"/>
          <w:rtl/>
          <w:lang w:bidi="fa-IR"/>
        </w:rPr>
        <w:t>استفاده م</w:t>
      </w:r>
      <w:r w:rsidRPr="000646D8">
        <w:rPr>
          <w:rFonts w:cs="B Nazanin" w:hint="cs"/>
          <w:rtl/>
          <w:lang w:bidi="fa-IR"/>
        </w:rPr>
        <w:t>ی‌</w:t>
      </w:r>
      <w:r w:rsidRPr="000646D8">
        <w:rPr>
          <w:rFonts w:cs="B Nazanin" w:hint="eastAsia"/>
          <w:rtl/>
          <w:lang w:bidi="fa-IR"/>
        </w:rPr>
        <w:t>کن</w:t>
      </w:r>
      <w:r>
        <w:rPr>
          <w:rFonts w:cs="B Nazanin" w:hint="cs"/>
          <w:rtl/>
          <w:lang w:bidi="fa-IR"/>
        </w:rPr>
        <w:t>ی</w:t>
      </w:r>
      <w:r w:rsidRPr="000646D8">
        <w:rPr>
          <w:rFonts w:cs="B Nazanin" w:hint="eastAsia"/>
          <w:rtl/>
          <w:lang w:bidi="fa-IR"/>
        </w:rPr>
        <w:t>م</w:t>
      </w:r>
      <w:r w:rsidRPr="000646D8">
        <w:rPr>
          <w:rFonts w:cs="B Nazanin"/>
          <w:rtl/>
          <w:lang w:bidi="fa-IR"/>
        </w:rPr>
        <w:t xml:space="preserve">. معادله </w:t>
      </w:r>
      <w:r w:rsidRPr="000646D8">
        <w:rPr>
          <w:rFonts w:cs="B Nazanin" w:hint="cs"/>
          <w:rtl/>
          <w:lang w:bidi="fa-IR"/>
        </w:rPr>
        <w:t>خروجی</w:t>
      </w:r>
      <w:r w:rsidRPr="000646D8">
        <w:rPr>
          <w:rFonts w:cs="B Nazanin"/>
          <w:rtl/>
          <w:lang w:bidi="fa-IR"/>
        </w:rPr>
        <w:t xml:space="preserve"> تانک تابع</w:t>
      </w:r>
      <w:r w:rsidRPr="000646D8">
        <w:rPr>
          <w:rFonts w:cs="B Nazanin" w:hint="cs"/>
          <w:rtl/>
          <w:lang w:bidi="fa-IR"/>
        </w:rPr>
        <w:t>ی</w:t>
      </w:r>
      <w:r w:rsidRPr="000646D8">
        <w:rPr>
          <w:rFonts w:cs="B Nazanin"/>
          <w:rtl/>
          <w:lang w:bidi="fa-IR"/>
        </w:rPr>
        <w:t xml:space="preserve"> از جذرِ ارتفاع است</w:t>
      </w:r>
      <w:r w:rsidRPr="000646D8">
        <w:rPr>
          <w:rFonts w:cs="B Nazanin"/>
          <w:lang w:bidi="fa-IR"/>
        </w:rPr>
        <w:t>:</w:t>
      </w:r>
    </w:p>
    <w:p w14:paraId="18C4CDF6" w14:textId="694B75D5" w:rsidR="000646D8" w:rsidRPr="000646D8" w:rsidRDefault="000646D8" w:rsidP="000646D8">
      <w:pPr>
        <w:bidi/>
        <w:ind w:left="4"/>
        <w:rPr>
          <w:rFonts w:eastAsiaTheme="minorEastAsia" w:cs="B Nazanin"/>
          <w:lang w:bidi="fa-IR"/>
        </w:rPr>
      </w:pPr>
      <m:oMathPara>
        <m:oMath>
          <m:r>
            <w:rPr>
              <w:rFonts w:ascii="Cambria Math" w:eastAsiaTheme="minorEastAsia" w:hAnsi="Cambria Math" w:cs="B Nazanin"/>
              <w:lang w:bidi="fa-IR"/>
            </w:rPr>
            <m:t>f</m:t>
          </m:r>
          <m:d>
            <m:dPr>
              <m:ctrlPr>
                <w:rPr>
                  <w:rFonts w:ascii="Cambria Math" w:eastAsiaTheme="minorEastAsia" w:hAnsi="Cambria Math" w:cs="B Nazanin"/>
                  <w:i/>
                  <w:lang w:bidi="fa-IR"/>
                </w:rPr>
              </m:ctrlPr>
            </m:dPr>
            <m:e>
              <m:r>
                <w:rPr>
                  <w:rFonts w:ascii="Cambria Math" w:eastAsiaTheme="minorEastAsia" w:hAnsi="Cambria Math" w:cs="B Nazanin"/>
                  <w:lang w:bidi="fa-IR"/>
                </w:rPr>
                <m:t>h</m:t>
              </m:r>
            </m:e>
          </m:d>
          <m:r>
            <w:rPr>
              <w:rFonts w:ascii="Cambria Math" w:eastAsiaTheme="minorEastAsia" w:hAnsi="Cambria Math" w:cs="B Nazanin"/>
              <w:lang w:bidi="fa-IR"/>
            </w:rPr>
            <m:t xml:space="preserve">= </m:t>
          </m:r>
          <m:rad>
            <m:radPr>
              <m:degHide m:val="1"/>
              <m:ctrlPr>
                <w:rPr>
                  <w:rFonts w:ascii="Cambria Math" w:eastAsiaTheme="minorEastAsia" w:hAnsi="Cambria Math" w:cs="B Nazanin"/>
                  <w:i/>
                  <w:lang w:bidi="fa-IR"/>
                </w:rPr>
              </m:ctrlPr>
            </m:radPr>
            <m:deg/>
            <m:e>
              <m:r>
                <w:rPr>
                  <w:rFonts w:ascii="Cambria Math" w:eastAsiaTheme="minorEastAsia" w:hAnsi="Cambria Math" w:cs="B Nazanin"/>
                  <w:lang w:bidi="fa-IR"/>
                </w:rPr>
                <m:t>h</m:t>
              </m:r>
            </m:e>
          </m:rad>
        </m:oMath>
      </m:oMathPara>
    </w:p>
    <w:p w14:paraId="1E22BD63" w14:textId="75E9E115" w:rsidR="000646D8" w:rsidRPr="000646D8" w:rsidRDefault="000646D8" w:rsidP="000646D8">
      <w:pPr>
        <w:bidi/>
        <w:ind w:left="4"/>
        <w:rPr>
          <w:rFonts w:eastAsiaTheme="minorEastAsia" w:cs="B Nazanin"/>
          <w:rtl/>
          <w:lang w:bidi="fa-IR"/>
        </w:rPr>
      </w:pPr>
      <w:r w:rsidRPr="000646D8">
        <w:rPr>
          <w:rFonts w:cs="B Nazanin" w:hint="eastAsia"/>
          <w:rtl/>
          <w:lang w:bidi="fa-IR"/>
        </w:rPr>
        <w:t>برا</w:t>
      </w:r>
      <w:r w:rsidRPr="000646D8">
        <w:rPr>
          <w:rFonts w:cs="B Nazanin" w:hint="cs"/>
          <w:rtl/>
          <w:lang w:bidi="fa-IR"/>
        </w:rPr>
        <w:t>ی</w:t>
      </w:r>
      <w:r w:rsidRPr="000646D8">
        <w:rPr>
          <w:rFonts w:cs="B Nazanin"/>
          <w:rtl/>
          <w:lang w:bidi="fa-IR"/>
        </w:rPr>
        <w:t xml:space="preserve"> خط</w:t>
      </w:r>
      <w:r w:rsidRPr="000646D8">
        <w:rPr>
          <w:rFonts w:cs="B Nazanin" w:hint="cs"/>
          <w:rtl/>
          <w:lang w:bidi="fa-IR"/>
        </w:rPr>
        <w:t>ی‌</w:t>
      </w:r>
      <w:r w:rsidRPr="000646D8">
        <w:rPr>
          <w:rFonts w:cs="B Nazanin" w:hint="eastAsia"/>
          <w:rtl/>
          <w:lang w:bidi="fa-IR"/>
        </w:rPr>
        <w:t>ساز</w:t>
      </w:r>
      <w:r w:rsidRPr="000646D8">
        <w:rPr>
          <w:rFonts w:cs="B Nazanin" w:hint="cs"/>
          <w:rtl/>
          <w:lang w:bidi="fa-IR"/>
        </w:rPr>
        <w:t>ی</w:t>
      </w:r>
      <w:r w:rsidRPr="000646D8">
        <w:rPr>
          <w:rFonts w:cs="B Nazanin"/>
          <w:rtl/>
          <w:lang w:bidi="fa-IR"/>
        </w:rPr>
        <w:t xml:space="preserve"> ا</w:t>
      </w:r>
      <w:r w:rsidRPr="000646D8">
        <w:rPr>
          <w:rFonts w:cs="B Nazanin" w:hint="cs"/>
          <w:rtl/>
          <w:lang w:bidi="fa-IR"/>
        </w:rPr>
        <w:t>ی</w:t>
      </w:r>
      <w:r w:rsidRPr="000646D8">
        <w:rPr>
          <w:rFonts w:cs="B Nazanin" w:hint="eastAsia"/>
          <w:rtl/>
          <w:lang w:bidi="fa-IR"/>
        </w:rPr>
        <w:t>ن</w:t>
      </w:r>
      <w:r w:rsidRPr="000646D8">
        <w:rPr>
          <w:rFonts w:cs="B Nazanin"/>
          <w:rtl/>
          <w:lang w:bidi="fa-IR"/>
        </w:rPr>
        <w:t xml:space="preserve"> تابع حول نقطه</w:t>
      </w:r>
      <w:r>
        <w:rPr>
          <w:rFonts w:cs="B Nazanin"/>
          <w:lang w:bidi="fa-IR"/>
        </w:rPr>
        <w:t xml:space="preserve"> </w:t>
      </w:r>
      <w:r>
        <w:rPr>
          <w:rFonts w:cs="B Nazanin"/>
          <w:rtl/>
          <w:lang w:bidi="fa-IR"/>
        </w:rPr>
        <w:t>مثلاً ۱۰ متر</w:t>
      </w:r>
      <w:r w:rsidRPr="000646D8">
        <w:rPr>
          <w:rFonts w:cs="B Nazanin"/>
          <w:rtl/>
          <w:lang w:bidi="fa-IR"/>
        </w:rPr>
        <w:t>، از بسط ت</w:t>
      </w:r>
      <w:r w:rsidRPr="000646D8">
        <w:rPr>
          <w:rFonts w:cs="B Nazanin" w:hint="cs"/>
          <w:rtl/>
          <w:lang w:bidi="fa-IR"/>
        </w:rPr>
        <w:t>ی</w:t>
      </w:r>
      <w:r w:rsidRPr="000646D8">
        <w:rPr>
          <w:rFonts w:cs="B Nazanin" w:hint="eastAsia"/>
          <w:rtl/>
          <w:lang w:bidi="fa-IR"/>
        </w:rPr>
        <w:t>لور</w:t>
      </w:r>
      <w:r w:rsidRPr="000646D8">
        <w:rPr>
          <w:rFonts w:cs="B Nazanin"/>
          <w:rtl/>
          <w:lang w:bidi="fa-IR"/>
        </w:rPr>
        <w:t xml:space="preserve"> استفاده م</w:t>
      </w:r>
      <w:r w:rsidRPr="000646D8">
        <w:rPr>
          <w:rFonts w:cs="B Nazanin" w:hint="cs"/>
          <w:rtl/>
          <w:lang w:bidi="fa-IR"/>
        </w:rPr>
        <w:t>ی‌</w:t>
      </w:r>
      <w:r w:rsidRPr="000646D8">
        <w:rPr>
          <w:rFonts w:cs="B Nazanin" w:hint="eastAsia"/>
          <w:rtl/>
          <w:lang w:bidi="fa-IR"/>
        </w:rPr>
        <w:t>کن</w:t>
      </w:r>
      <w:r w:rsidRPr="000646D8">
        <w:rPr>
          <w:rFonts w:cs="B Nazanin" w:hint="cs"/>
          <w:rtl/>
          <w:lang w:bidi="fa-IR"/>
        </w:rPr>
        <w:t>ی</w:t>
      </w:r>
      <w:r w:rsidRPr="000646D8">
        <w:rPr>
          <w:rFonts w:cs="B Nazanin" w:hint="eastAsia"/>
          <w:rtl/>
          <w:lang w:bidi="fa-IR"/>
        </w:rPr>
        <w:t>م</w:t>
      </w:r>
      <w:r w:rsidRPr="000646D8">
        <w:rPr>
          <w:rFonts w:cs="B Nazanin"/>
          <w:lang w:bidi="fa-IR"/>
        </w:rPr>
        <w:t>:</w:t>
      </w:r>
    </w:p>
    <w:p w14:paraId="1C937BEE" w14:textId="33382DC7" w:rsidR="000646D8" w:rsidRPr="000646D8" w:rsidRDefault="000646D8" w:rsidP="000646D8">
      <w:pPr>
        <w:bidi/>
        <w:ind w:left="4"/>
        <w:jc w:val="center"/>
        <w:rPr>
          <w:rFonts w:eastAsiaTheme="minorEastAsia" w:cs="B Nazanin"/>
          <w:rtl/>
          <w:lang w:bidi="fa-IR"/>
        </w:rPr>
      </w:pPr>
      <w:r>
        <w:rPr>
          <w:rFonts w:eastAsiaTheme="minorEastAsia" w:cs="B Nazanin"/>
          <w:noProof/>
        </w:rPr>
        <w:drawing>
          <wp:inline distT="0" distB="0" distL="0" distR="0" wp14:anchorId="4B28A48E" wp14:editId="4B1E274B">
            <wp:extent cx="4193345" cy="853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20260213_224058_802.jpg"/>
                    <pic:cNvPicPr/>
                  </pic:nvPicPr>
                  <pic:blipFill rotWithShape="1">
                    <a:blip r:embed="rId17">
                      <a:extLst>
                        <a:ext uri="{28A0092B-C50C-407E-A947-70E740481C1C}">
                          <a14:useLocalDpi xmlns:a14="http://schemas.microsoft.com/office/drawing/2010/main" val="0"/>
                        </a:ext>
                      </a:extLst>
                    </a:blip>
                    <a:srcRect l="15769" t="41308" r="18717" b="43239"/>
                    <a:stretch/>
                  </pic:blipFill>
                  <pic:spPr bwMode="auto">
                    <a:xfrm>
                      <a:off x="0" y="0"/>
                      <a:ext cx="4195805" cy="853941"/>
                    </a:xfrm>
                    <a:prstGeom prst="rect">
                      <a:avLst/>
                    </a:prstGeom>
                    <a:ln>
                      <a:noFill/>
                    </a:ln>
                    <a:extLst>
                      <a:ext uri="{53640926-AAD7-44D8-BBD7-CCE9431645EC}">
                        <a14:shadowObscured xmlns:a14="http://schemas.microsoft.com/office/drawing/2010/main"/>
                      </a:ext>
                    </a:extLst>
                  </pic:spPr>
                </pic:pic>
              </a:graphicData>
            </a:graphic>
          </wp:inline>
        </w:drawing>
      </w:r>
    </w:p>
    <w:p w14:paraId="433901AF" w14:textId="1B7615C2" w:rsidR="000646D8" w:rsidRPr="000646D8" w:rsidRDefault="000646D8" w:rsidP="000646D8">
      <w:pPr>
        <w:bidi/>
        <w:ind w:left="4"/>
        <w:rPr>
          <w:rFonts w:cs="B Nazanin"/>
          <w:rtl/>
          <w:lang w:bidi="fa-IR"/>
        </w:rPr>
      </w:pPr>
      <w:r w:rsidRPr="000646D8">
        <w:rPr>
          <w:rFonts w:cs="B Nazanin" w:hint="eastAsia"/>
          <w:rtl/>
          <w:lang w:bidi="fa-IR"/>
        </w:rPr>
        <w:t>اگر</w:t>
      </w:r>
      <w:r w:rsidRPr="000646D8">
        <w:rPr>
          <w:rFonts w:cs="B Nazanin"/>
          <w:rtl/>
          <w:lang w:bidi="fa-IR"/>
        </w:rPr>
        <w:t xml:space="preserve"> تغ</w:t>
      </w:r>
      <w:r w:rsidRPr="000646D8">
        <w:rPr>
          <w:rFonts w:cs="B Nazanin" w:hint="cs"/>
          <w:rtl/>
          <w:lang w:bidi="fa-IR"/>
        </w:rPr>
        <w:t>یی</w:t>
      </w:r>
      <w:r w:rsidRPr="000646D8">
        <w:rPr>
          <w:rFonts w:cs="B Nazanin" w:hint="eastAsia"/>
          <w:rtl/>
          <w:lang w:bidi="fa-IR"/>
        </w:rPr>
        <w:t>رات</w:t>
      </w:r>
      <w:r w:rsidRPr="000646D8">
        <w:rPr>
          <w:rFonts w:cs="B Nazanin"/>
          <w:rtl/>
          <w:lang w:bidi="fa-IR"/>
        </w:rPr>
        <w:t xml:space="preserve"> ارتفاع</w:t>
      </w:r>
      <w:r w:rsidRPr="000646D8">
        <w:rPr>
          <w:rFonts w:cs="B Nazanin"/>
          <w:lang w:bidi="fa-IR"/>
        </w:rPr>
        <w:t xml:space="preserve"> </w:t>
      </w:r>
      <m:oMath>
        <m:r>
          <m:rPr>
            <m:sty m:val="p"/>
          </m:rPr>
          <w:rPr>
            <w:rFonts w:ascii="Cambria Math" w:hAnsi="Cambria Math" w:cs="B Nazanin"/>
            <w:lang w:bidi="fa-IR"/>
          </w:rPr>
          <m:t>Δh=h-</m:t>
        </m:r>
        <m:sSub>
          <m:sSubPr>
            <m:ctrlPr>
              <w:rPr>
                <w:rFonts w:ascii="Cambria Math" w:hAnsi="Cambria Math" w:cs="B Nazanin"/>
                <w:bCs/>
                <w:lang w:bidi="fa-IR"/>
              </w:rPr>
            </m:ctrlPr>
          </m:sSubPr>
          <m:e>
            <m:r>
              <w:rPr>
                <w:rFonts w:ascii="Cambria Math" w:hAnsi="Cambria Math" w:cs="B Nazanin"/>
                <w:lang w:bidi="fa-IR"/>
              </w:rPr>
              <m:t>h</m:t>
            </m:r>
          </m:e>
          <m:sub>
            <m:r>
              <w:rPr>
                <w:rFonts w:ascii="Cambria Math" w:hAnsi="Cambria Math" w:cs="B Nazanin"/>
                <w:lang w:bidi="fa-IR"/>
              </w:rPr>
              <m:t>0</m:t>
            </m:r>
          </m:sub>
        </m:sSub>
      </m:oMath>
      <w:r w:rsidRPr="000646D8">
        <w:rPr>
          <w:rFonts w:cs="B Nazanin"/>
          <w:lang w:bidi="fa-IR"/>
        </w:rPr>
        <w:t xml:space="preserve"> </w:t>
      </w:r>
      <w:r w:rsidRPr="000646D8">
        <w:rPr>
          <w:rFonts w:cs="B Nazanin"/>
          <w:rtl/>
          <w:lang w:bidi="fa-IR"/>
        </w:rPr>
        <w:t>بس</w:t>
      </w:r>
      <w:r w:rsidRPr="000646D8">
        <w:rPr>
          <w:rFonts w:cs="B Nazanin" w:hint="cs"/>
          <w:rtl/>
          <w:lang w:bidi="fa-IR"/>
        </w:rPr>
        <w:t>ی</w:t>
      </w:r>
      <w:r w:rsidRPr="000646D8">
        <w:rPr>
          <w:rFonts w:cs="B Nazanin" w:hint="eastAsia"/>
          <w:rtl/>
          <w:lang w:bidi="fa-IR"/>
        </w:rPr>
        <w:t>ار</w:t>
      </w:r>
      <w:r w:rsidRPr="000646D8">
        <w:rPr>
          <w:rFonts w:cs="B Nazanin"/>
          <w:rtl/>
          <w:lang w:bidi="fa-IR"/>
        </w:rPr>
        <w:t xml:space="preserve"> کوچک باشند (به سمت صفر م</w:t>
      </w:r>
      <w:r w:rsidRPr="000646D8">
        <w:rPr>
          <w:rFonts w:cs="B Nazanin" w:hint="cs"/>
          <w:rtl/>
          <w:lang w:bidi="fa-IR"/>
        </w:rPr>
        <w:t>ی</w:t>
      </w:r>
      <w:r w:rsidRPr="000646D8">
        <w:rPr>
          <w:rFonts w:cs="B Nazanin" w:hint="eastAsia"/>
          <w:rtl/>
          <w:lang w:bidi="fa-IR"/>
        </w:rPr>
        <w:t>ل</w:t>
      </w:r>
      <w:r>
        <w:rPr>
          <w:rFonts w:cs="B Nazanin"/>
          <w:rtl/>
          <w:lang w:bidi="fa-IR"/>
        </w:rPr>
        <w:t xml:space="preserve"> ک</w:t>
      </w:r>
      <w:r w:rsidRPr="000646D8">
        <w:rPr>
          <w:rFonts w:cs="B Nazanin"/>
          <w:rtl/>
          <w:lang w:bidi="fa-IR"/>
        </w:rPr>
        <w:t>ند)، آنگاه توان‌ها</w:t>
      </w:r>
      <w:r w:rsidRPr="000646D8">
        <w:rPr>
          <w:rFonts w:cs="B Nazanin" w:hint="cs"/>
          <w:rtl/>
          <w:lang w:bidi="fa-IR"/>
        </w:rPr>
        <w:t>ی</w:t>
      </w:r>
      <w:r w:rsidRPr="000646D8">
        <w:rPr>
          <w:rFonts w:cs="B Nazanin"/>
          <w:rtl/>
          <w:lang w:bidi="fa-IR"/>
        </w:rPr>
        <w:t xml:space="preserve"> دوم و بالاترِ</w:t>
      </w:r>
      <m:oMath>
        <m:r>
          <m:rPr>
            <m:sty m:val="p"/>
          </m:rPr>
          <w:rPr>
            <w:rFonts w:ascii="Cambria Math" w:hAnsi="Cambria Math" w:cs="B Nazanin"/>
            <w:lang w:bidi="fa-IR"/>
          </w:rPr>
          <m:t xml:space="preserve"> Δh</m:t>
        </m:r>
      </m:oMath>
      <w:r w:rsidRPr="000646D8">
        <w:rPr>
          <w:rFonts w:cs="B Nazanin"/>
          <w:lang w:bidi="fa-IR"/>
        </w:rPr>
        <w:t xml:space="preserve"> </w:t>
      </w:r>
      <w:r w:rsidRPr="000646D8">
        <w:rPr>
          <w:rFonts w:cs="B Nazanin"/>
          <w:rtl/>
          <w:lang w:bidi="fa-IR"/>
        </w:rPr>
        <w:t>بس</w:t>
      </w:r>
      <w:r w:rsidRPr="000646D8">
        <w:rPr>
          <w:rFonts w:cs="B Nazanin" w:hint="cs"/>
          <w:rtl/>
          <w:lang w:bidi="fa-IR"/>
        </w:rPr>
        <w:t>ی</w:t>
      </w:r>
      <w:r w:rsidRPr="000646D8">
        <w:rPr>
          <w:rFonts w:cs="B Nazanin" w:hint="eastAsia"/>
          <w:rtl/>
          <w:lang w:bidi="fa-IR"/>
        </w:rPr>
        <w:t>ار</w:t>
      </w:r>
      <w:r w:rsidRPr="000646D8">
        <w:rPr>
          <w:rFonts w:cs="B Nazanin"/>
          <w:rtl/>
          <w:lang w:bidi="fa-IR"/>
        </w:rPr>
        <w:t xml:space="preserve"> ناچ</w:t>
      </w:r>
      <w:r w:rsidRPr="000646D8">
        <w:rPr>
          <w:rFonts w:cs="B Nazanin" w:hint="cs"/>
          <w:rtl/>
          <w:lang w:bidi="fa-IR"/>
        </w:rPr>
        <w:t>ی</w:t>
      </w:r>
      <w:r w:rsidRPr="000646D8">
        <w:rPr>
          <w:rFonts w:cs="B Nazanin" w:hint="eastAsia"/>
          <w:rtl/>
          <w:lang w:bidi="fa-IR"/>
        </w:rPr>
        <w:t>ز</w:t>
      </w:r>
      <w:r w:rsidRPr="000646D8">
        <w:rPr>
          <w:rFonts w:cs="B Nazanin"/>
          <w:rtl/>
          <w:lang w:bidi="fa-IR"/>
        </w:rPr>
        <w:t xml:space="preserve"> شده و قابلِ صرف‌نظر هستند</w:t>
      </w:r>
      <w:r w:rsidRPr="000646D8">
        <w:rPr>
          <w:rFonts w:cs="B Nazanin"/>
          <w:lang w:bidi="fa-IR"/>
        </w:rPr>
        <w:t>:</w:t>
      </w:r>
    </w:p>
    <w:p w14:paraId="2BD8AB88" w14:textId="2F0EC3B0" w:rsidR="000646D8" w:rsidRPr="000646D8" w:rsidRDefault="00000000" w:rsidP="000646D8">
      <w:pPr>
        <w:bidi/>
        <w:rPr>
          <w:rFonts w:eastAsiaTheme="minorEastAsia" w:cs="B Nazanin"/>
          <w:rtl/>
          <w:lang w:bidi="fa-IR"/>
        </w:rPr>
      </w:pPr>
      <m:oMathPara>
        <m:oMath>
          <m:sSup>
            <m:sSupPr>
              <m:ctrlPr>
                <w:rPr>
                  <w:rFonts w:ascii="Cambria Math" w:eastAsiaTheme="minorEastAsia" w:hAnsi="Cambria Math" w:cs="B Nazanin"/>
                  <w:i/>
                  <w:lang w:bidi="fa-IR"/>
                </w:rPr>
              </m:ctrlPr>
            </m:sSupPr>
            <m:e>
              <m:d>
                <m:dPr>
                  <m:ctrlPr>
                    <w:rPr>
                      <w:rFonts w:ascii="Cambria Math" w:eastAsiaTheme="minorEastAsia" w:hAnsi="Cambria Math" w:cs="B Nazanin"/>
                      <w:i/>
                      <w:lang w:bidi="fa-IR"/>
                    </w:rPr>
                  </m:ctrlPr>
                </m:dPr>
                <m:e>
                  <m:r>
                    <w:rPr>
                      <w:rFonts w:ascii="Cambria Math" w:eastAsiaTheme="minorEastAsia" w:hAnsi="Cambria Math" w:cs="B Nazanin"/>
                      <w:lang w:bidi="fa-IR"/>
                    </w:rPr>
                    <m:t xml:space="preserve">h - </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h</m:t>
                      </m:r>
                    </m:e>
                    <m:sub>
                      <m:r>
                        <w:rPr>
                          <w:rFonts w:ascii="Cambria Math" w:eastAsiaTheme="minorEastAsia" w:hAnsi="Cambria Math" w:cs="B Nazanin"/>
                          <w:lang w:bidi="fa-IR"/>
                        </w:rPr>
                        <m:t>0</m:t>
                      </m:r>
                    </m:sub>
                  </m:sSub>
                </m:e>
              </m:d>
            </m:e>
            <m:sup>
              <m:r>
                <w:rPr>
                  <w:rFonts w:ascii="Cambria Math" w:eastAsiaTheme="minorEastAsia" w:hAnsi="Cambria Math" w:cs="B Nazanin"/>
                  <w:lang w:bidi="fa-IR"/>
                </w:rPr>
                <m:t>2</m:t>
              </m:r>
            </m:sup>
          </m:sSup>
          <m:r>
            <w:rPr>
              <w:rFonts w:ascii="Cambria Math" w:eastAsiaTheme="minorEastAsia" w:hAnsi="Cambria Math" w:cs="B Nazanin"/>
              <w:lang w:bidi="fa-IR"/>
            </w:rPr>
            <m:t>≈0</m:t>
          </m:r>
        </m:oMath>
      </m:oMathPara>
    </w:p>
    <w:p w14:paraId="5615082D" w14:textId="77777777" w:rsidR="000646D8" w:rsidRPr="000646D8" w:rsidRDefault="000646D8" w:rsidP="000646D8">
      <w:pPr>
        <w:bidi/>
        <w:ind w:left="4"/>
        <w:rPr>
          <w:rFonts w:cs="B Nazanin"/>
          <w:rtl/>
          <w:lang w:bidi="fa-IR"/>
        </w:rPr>
      </w:pPr>
      <w:r w:rsidRPr="000646D8">
        <w:rPr>
          <w:rFonts w:cs="B Nazanin" w:hint="eastAsia"/>
          <w:rtl/>
          <w:lang w:bidi="fa-IR"/>
        </w:rPr>
        <w:t>در</w:t>
      </w:r>
      <w:r w:rsidRPr="000646D8">
        <w:rPr>
          <w:rFonts w:cs="B Nazanin"/>
          <w:rtl/>
          <w:lang w:bidi="fa-IR"/>
        </w:rPr>
        <w:t xml:space="preserve"> ا</w:t>
      </w:r>
      <w:r w:rsidRPr="000646D8">
        <w:rPr>
          <w:rFonts w:cs="B Nazanin" w:hint="cs"/>
          <w:rtl/>
          <w:lang w:bidi="fa-IR"/>
        </w:rPr>
        <w:t>ی</w:t>
      </w:r>
      <w:r w:rsidRPr="000646D8">
        <w:rPr>
          <w:rFonts w:cs="B Nazanin" w:hint="eastAsia"/>
          <w:rtl/>
          <w:lang w:bidi="fa-IR"/>
        </w:rPr>
        <w:t>ن</w:t>
      </w:r>
      <w:r w:rsidRPr="000646D8">
        <w:rPr>
          <w:rFonts w:cs="B Nazanin"/>
          <w:rtl/>
          <w:lang w:bidi="fa-IR"/>
        </w:rPr>
        <w:t xml:space="preserve"> حالت معادله به </w:t>
      </w:r>
      <w:r w:rsidRPr="000646D8">
        <w:rPr>
          <w:rFonts w:cs="B Nazanin" w:hint="cs"/>
          <w:rtl/>
          <w:lang w:bidi="fa-IR"/>
        </w:rPr>
        <w:t>ی</w:t>
      </w:r>
      <w:r w:rsidRPr="000646D8">
        <w:rPr>
          <w:rFonts w:cs="B Nazanin" w:hint="eastAsia"/>
          <w:rtl/>
          <w:lang w:bidi="fa-IR"/>
        </w:rPr>
        <w:t>ک</w:t>
      </w:r>
      <w:r w:rsidRPr="000646D8">
        <w:rPr>
          <w:rFonts w:cs="B Nazanin"/>
          <w:rtl/>
          <w:lang w:bidi="fa-IR"/>
        </w:rPr>
        <w:t xml:space="preserve"> خط راست تبد</w:t>
      </w:r>
      <w:r w:rsidRPr="000646D8">
        <w:rPr>
          <w:rFonts w:cs="B Nazanin" w:hint="cs"/>
          <w:rtl/>
          <w:lang w:bidi="fa-IR"/>
        </w:rPr>
        <w:t>ی</w:t>
      </w:r>
      <w:r w:rsidRPr="000646D8">
        <w:rPr>
          <w:rFonts w:cs="B Nazanin" w:hint="eastAsia"/>
          <w:rtl/>
          <w:lang w:bidi="fa-IR"/>
        </w:rPr>
        <w:t>ل</w:t>
      </w:r>
      <w:r w:rsidRPr="000646D8">
        <w:rPr>
          <w:rFonts w:cs="B Nazanin"/>
          <w:rtl/>
          <w:lang w:bidi="fa-IR"/>
        </w:rPr>
        <w:t xml:space="preserve"> م</w:t>
      </w:r>
      <w:r w:rsidRPr="000646D8">
        <w:rPr>
          <w:rFonts w:cs="B Nazanin" w:hint="cs"/>
          <w:rtl/>
          <w:lang w:bidi="fa-IR"/>
        </w:rPr>
        <w:t>ی‌</w:t>
      </w:r>
      <w:r w:rsidRPr="000646D8">
        <w:rPr>
          <w:rFonts w:cs="B Nazanin" w:hint="eastAsia"/>
          <w:rtl/>
          <w:lang w:bidi="fa-IR"/>
        </w:rPr>
        <w:t>شود</w:t>
      </w:r>
      <w:r w:rsidRPr="000646D8">
        <w:rPr>
          <w:rFonts w:cs="B Nazanin"/>
          <w:lang w:bidi="fa-IR"/>
        </w:rPr>
        <w:t>:</w:t>
      </w:r>
    </w:p>
    <w:p w14:paraId="61D1A826" w14:textId="1A238B00" w:rsidR="000646D8" w:rsidRPr="000646D8" w:rsidRDefault="000646D8" w:rsidP="000646D8">
      <w:pPr>
        <w:bidi/>
        <w:rPr>
          <w:rFonts w:eastAsiaTheme="minorEastAsia" w:cs="B Nazanin"/>
          <w:lang w:bidi="fa-IR"/>
        </w:rPr>
      </w:pPr>
      <m:oMathPara>
        <m:oMath>
          <m:r>
            <w:rPr>
              <w:rFonts w:ascii="Cambria Math" w:hAnsi="Cambria Math" w:cs="B Nazanin"/>
              <w:lang w:bidi="fa-IR"/>
            </w:rPr>
            <m:t>f</m:t>
          </m:r>
          <m:d>
            <m:dPr>
              <m:ctrlPr>
                <w:rPr>
                  <w:rFonts w:ascii="Cambria Math" w:hAnsi="Cambria Math" w:cs="B Nazanin"/>
                  <w:i/>
                  <w:lang w:bidi="fa-IR"/>
                </w:rPr>
              </m:ctrlPr>
            </m:dPr>
            <m:e>
              <m:r>
                <w:rPr>
                  <w:rFonts w:ascii="Cambria Math" w:hAnsi="Cambria Math" w:cs="B Nazanin"/>
                  <w:lang w:bidi="fa-IR"/>
                </w:rPr>
                <m:t>h</m:t>
              </m:r>
            </m:e>
          </m:d>
          <m:r>
            <w:rPr>
              <w:rFonts w:ascii="Cambria Math" w:hAnsi="Cambria Math" w:cs="B Nazanin"/>
              <w:lang w:bidi="fa-IR"/>
            </w:rPr>
            <m:t>≈</m:t>
          </m:r>
          <m:rad>
            <m:radPr>
              <m:degHide m:val="1"/>
              <m:ctrlPr>
                <w:rPr>
                  <w:rFonts w:ascii="Cambria Math" w:hAnsi="Cambria Math" w:cs="B Nazanin"/>
                  <w:i/>
                  <w:lang w:bidi="fa-IR"/>
                </w:rPr>
              </m:ctrlPr>
            </m:radPr>
            <m:deg/>
            <m:e>
              <m:d>
                <m:dPr>
                  <m:begChr m:val="{"/>
                  <m:endChr m:val="}"/>
                  <m:ctrlPr>
                    <w:rPr>
                      <w:rFonts w:ascii="Cambria Math" w:hAnsi="Cambria Math" w:cs="B Nazanin"/>
                      <w:i/>
                      <w:lang w:bidi="fa-IR"/>
                    </w:rPr>
                  </m:ctrlPr>
                </m:dPr>
                <m:e>
                  <m:sSub>
                    <m:sSubPr>
                      <m:ctrlPr>
                        <w:rPr>
                          <w:rFonts w:ascii="Cambria Math" w:hAnsi="Cambria Math" w:cs="B Nazanin"/>
                          <w:i/>
                          <w:lang w:bidi="fa-IR"/>
                        </w:rPr>
                      </m:ctrlPr>
                    </m:sSubPr>
                    <m:e>
                      <m:r>
                        <w:rPr>
                          <w:rFonts w:ascii="Cambria Math" w:hAnsi="Cambria Math" w:cs="B Nazanin"/>
                          <w:lang w:bidi="fa-IR"/>
                        </w:rPr>
                        <m:t>h</m:t>
                      </m:r>
                    </m:e>
                    <m:sub>
                      <m:r>
                        <w:rPr>
                          <w:rFonts w:ascii="Cambria Math" w:hAnsi="Cambria Math" w:cs="B Nazanin"/>
                          <w:lang w:bidi="fa-IR"/>
                        </w:rPr>
                        <m:t>0</m:t>
                      </m:r>
                    </m:sub>
                  </m:sSub>
                </m:e>
              </m:d>
            </m:e>
          </m:rad>
          <m:r>
            <w:rPr>
              <w:rFonts w:ascii="Cambria Math" w:hAnsi="Cambria Math" w:cs="B Nazanin"/>
              <w:lang w:bidi="fa-IR"/>
            </w:rPr>
            <m:t>+ α</m:t>
          </m:r>
          <m:d>
            <m:dPr>
              <m:ctrlPr>
                <w:rPr>
                  <w:rFonts w:ascii="Cambria Math" w:hAnsi="Cambria Math" w:cs="B Nazanin"/>
                  <w:i/>
                  <w:lang w:bidi="fa-IR"/>
                </w:rPr>
              </m:ctrlPr>
            </m:dPr>
            <m:e>
              <m:r>
                <w:rPr>
                  <w:rFonts w:ascii="Cambria Math" w:hAnsi="Cambria Math" w:cs="B Nazanin"/>
                  <w:lang w:bidi="fa-IR"/>
                </w:rPr>
                <m:t xml:space="preserve">h - </m:t>
              </m:r>
              <m:sSub>
                <m:sSubPr>
                  <m:ctrlPr>
                    <w:rPr>
                      <w:rFonts w:ascii="Cambria Math" w:hAnsi="Cambria Math" w:cs="B Nazanin"/>
                      <w:i/>
                      <w:lang w:bidi="fa-IR"/>
                    </w:rPr>
                  </m:ctrlPr>
                </m:sSubPr>
                <m:e>
                  <m:r>
                    <w:rPr>
                      <w:rFonts w:ascii="Cambria Math" w:hAnsi="Cambria Math" w:cs="B Nazanin"/>
                      <w:lang w:bidi="fa-IR"/>
                    </w:rPr>
                    <m:t>h</m:t>
                  </m:r>
                </m:e>
                <m:sub>
                  <m:r>
                    <w:rPr>
                      <w:rFonts w:ascii="Cambria Math" w:hAnsi="Cambria Math" w:cs="B Nazanin"/>
                      <w:lang w:bidi="fa-IR"/>
                    </w:rPr>
                    <m:t>0</m:t>
                  </m:r>
                </m:sub>
              </m:sSub>
            </m:e>
          </m:d>
        </m:oMath>
      </m:oMathPara>
    </w:p>
    <w:p w14:paraId="25D4CDE8" w14:textId="77777777" w:rsidR="000646D8" w:rsidRDefault="000646D8" w:rsidP="000646D8">
      <w:pPr>
        <w:bidi/>
        <w:rPr>
          <w:rFonts w:eastAsiaTheme="minorEastAsia" w:cs="B Nazanin"/>
          <w:noProof/>
        </w:rPr>
      </w:pPr>
      <w:r w:rsidRPr="000646D8">
        <w:rPr>
          <w:rFonts w:eastAsiaTheme="minorEastAsia" w:cs="B Nazanin" w:hint="cs"/>
          <w:rtl/>
          <w:lang w:bidi="fa-IR"/>
        </w:rPr>
        <w:t>که در آن</w:t>
      </w:r>
    </w:p>
    <w:p w14:paraId="0A106A26" w14:textId="0A8769C7" w:rsidR="000646D8" w:rsidRPr="000646D8" w:rsidRDefault="000646D8" w:rsidP="000646D8">
      <w:pPr>
        <w:bidi/>
        <w:jc w:val="center"/>
        <w:rPr>
          <w:rFonts w:eastAsiaTheme="minorEastAsia" w:cs="B Nazanin"/>
          <w:lang w:bidi="fa-IR"/>
        </w:rPr>
      </w:pPr>
      <w:r>
        <w:rPr>
          <w:rFonts w:eastAsiaTheme="minorEastAsia" w:cs="B Nazanin"/>
          <w:noProof/>
        </w:rPr>
        <w:drawing>
          <wp:inline distT="0" distB="0" distL="0" distR="0" wp14:anchorId="57876081" wp14:editId="3AA4E6E8">
            <wp:extent cx="853440" cy="431409"/>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260213_224058_995.jpg"/>
                    <pic:cNvPicPr/>
                  </pic:nvPicPr>
                  <pic:blipFill rotWithShape="1">
                    <a:blip r:embed="rId18">
                      <a:extLst>
                        <a:ext uri="{28A0092B-C50C-407E-A947-70E740481C1C}">
                          <a14:useLocalDpi xmlns:a14="http://schemas.microsoft.com/office/drawing/2010/main" val="0"/>
                        </a:ext>
                      </a:extLst>
                    </a:blip>
                    <a:srcRect l="79487" r="8846" b="88707"/>
                    <a:stretch/>
                  </pic:blipFill>
                  <pic:spPr bwMode="auto">
                    <a:xfrm>
                      <a:off x="0" y="0"/>
                      <a:ext cx="857632" cy="433528"/>
                    </a:xfrm>
                    <a:prstGeom prst="rect">
                      <a:avLst/>
                    </a:prstGeom>
                    <a:ln>
                      <a:noFill/>
                    </a:ln>
                    <a:extLst>
                      <a:ext uri="{53640926-AAD7-44D8-BBD7-CCE9431645EC}">
                        <a14:shadowObscured xmlns:a14="http://schemas.microsoft.com/office/drawing/2010/main"/>
                      </a:ext>
                    </a:extLst>
                  </pic:spPr>
                </pic:pic>
              </a:graphicData>
            </a:graphic>
          </wp:inline>
        </w:drawing>
      </w:r>
    </w:p>
    <w:p w14:paraId="6AA1CC39" w14:textId="480E085D" w:rsidR="000646D8" w:rsidRPr="000646D8" w:rsidRDefault="000646D8" w:rsidP="000646D8">
      <w:pPr>
        <w:bidi/>
        <w:rPr>
          <w:rFonts w:eastAsiaTheme="minorEastAsia" w:cs="B Nazanin"/>
          <w:lang w:bidi="fa-IR"/>
        </w:rPr>
      </w:pPr>
      <w:r w:rsidRPr="000646D8">
        <w:rPr>
          <w:rFonts w:eastAsiaTheme="minorEastAsia" w:cs="B Nazanin" w:hint="cs"/>
          <w:lang w:bidi="fa-IR"/>
        </w:rPr>
        <w:t>​</w:t>
      </w:r>
      <w:r>
        <w:rPr>
          <w:rFonts w:eastAsiaTheme="minorEastAsia" w:cs="B Nazanin" w:hint="cs"/>
          <w:rtl/>
          <w:lang w:bidi="fa-IR"/>
        </w:rPr>
        <w:t xml:space="preserve"> همان ضریب ناحیه‌ای است. </w:t>
      </w:r>
      <w:r w:rsidRPr="000646D8">
        <w:rPr>
          <w:rFonts w:eastAsiaTheme="minorEastAsia" w:cs="B Nazanin" w:hint="cs"/>
          <w:rtl/>
          <w:lang w:bidi="fa-IR"/>
        </w:rPr>
        <w:t>در این محدودۀ کوچک، سیستم رفتار خطی دارد و پاسخ متقارن است.</w:t>
      </w:r>
    </w:p>
    <w:p w14:paraId="0E48BBFB" w14:textId="07F0FE1A" w:rsidR="000646D8" w:rsidRPr="000646D8" w:rsidRDefault="000646D8" w:rsidP="000646D8">
      <w:pPr>
        <w:bidi/>
        <w:ind w:left="4"/>
        <w:jc w:val="both"/>
        <w:rPr>
          <w:rFonts w:eastAsiaTheme="minorEastAsia" w:cs="B Nazanin"/>
          <w:rtl/>
          <w:lang w:bidi="fa-IR"/>
        </w:rPr>
      </w:pPr>
      <w:r w:rsidRPr="000646D8">
        <w:rPr>
          <w:rFonts w:eastAsiaTheme="minorEastAsia" w:cs="B Nazanin" w:hint="cs"/>
          <w:rtl/>
          <w:lang w:bidi="fa-IR"/>
        </w:rPr>
        <w:t xml:space="preserve">اگر ورودی پله بزرگ باشد، </w:t>
      </w:r>
      <m:oMath>
        <m:r>
          <m:rPr>
            <m:sty m:val="p"/>
          </m:rPr>
          <w:rPr>
            <w:rFonts w:ascii="Cambria Math" w:eastAsiaTheme="minorEastAsia" w:hAnsi="Cambria Math" w:cs="B Nazanin"/>
            <w:lang w:bidi="fa-IR"/>
          </w:rPr>
          <m:t>Δh</m:t>
        </m:r>
      </m:oMath>
      <w:r w:rsidRPr="000646D8">
        <w:rPr>
          <w:rFonts w:eastAsiaTheme="minorEastAsia" w:cs="B Nazanin" w:hint="cs"/>
          <w:rtl/>
          <w:lang w:bidi="fa-IR"/>
        </w:rPr>
        <w:t xml:space="preserve"> مقدار بزرگی خواهد بود. در این حالت جمله</w:t>
      </w:r>
      <m:oMath>
        <m:sSup>
          <m:sSupPr>
            <m:ctrlPr>
              <w:rPr>
                <w:rFonts w:ascii="Cambria Math" w:eastAsiaTheme="minorEastAsia" w:hAnsi="Cambria Math" w:cs="Times New Roman"/>
                <w:i/>
                <w:lang w:bidi="fa-IR"/>
              </w:rPr>
            </m:ctrlPr>
          </m:sSupPr>
          <m:e>
            <m:d>
              <m:dPr>
                <m:ctrlPr>
                  <w:rPr>
                    <w:rFonts w:ascii="Cambria Math" w:eastAsiaTheme="minorEastAsia" w:hAnsi="Cambria Math" w:cs="Times New Roman"/>
                    <w:i/>
                    <w:lang w:bidi="fa-IR"/>
                  </w:rPr>
                </m:ctrlPr>
              </m:dPr>
              <m:e>
                <m:r>
                  <w:rPr>
                    <w:rFonts w:ascii="Cambria Math" w:eastAsiaTheme="minorEastAsia" w:hAnsi="Cambria Math" w:cs="Times New Roman"/>
                    <w:lang w:bidi="fa-IR"/>
                  </w:rPr>
                  <m:t xml:space="preserve">h - </m:t>
                </m:r>
                <m:sSub>
                  <m:sSubPr>
                    <m:ctrlPr>
                      <w:rPr>
                        <w:rFonts w:ascii="Cambria Math" w:eastAsiaTheme="minorEastAsia" w:hAnsi="Cambria Math" w:cs="Times New Roman"/>
                        <w:i/>
                        <w:lang w:bidi="fa-IR"/>
                      </w:rPr>
                    </m:ctrlPr>
                  </m:sSubPr>
                  <m:e>
                    <m:r>
                      <w:rPr>
                        <w:rFonts w:ascii="Cambria Math" w:eastAsiaTheme="minorEastAsia" w:hAnsi="Cambria Math" w:cs="Times New Roman"/>
                        <w:lang w:bidi="fa-IR"/>
                      </w:rPr>
                      <m:t>h</m:t>
                    </m:r>
                  </m:e>
                  <m:sub>
                    <m:r>
                      <w:rPr>
                        <w:rFonts w:ascii="Cambria Math" w:eastAsiaTheme="minorEastAsia" w:hAnsi="Cambria Math" w:cs="Times New Roman"/>
                        <w:lang w:bidi="fa-IR"/>
                      </w:rPr>
                      <m:t>0</m:t>
                    </m:r>
                  </m:sub>
                </m:sSub>
              </m:e>
            </m:d>
          </m:e>
          <m:sup>
            <m:r>
              <w:rPr>
                <w:rFonts w:ascii="Cambria Math" w:eastAsiaTheme="minorEastAsia" w:hAnsi="Cambria Math" w:cs="Times New Roman"/>
                <w:lang w:bidi="fa-IR"/>
              </w:rPr>
              <m:t>2</m:t>
            </m:r>
          </m:sup>
        </m:sSup>
      </m:oMath>
      <w:r w:rsidRPr="000646D8">
        <w:rPr>
          <w:rFonts w:eastAsiaTheme="minorEastAsia" w:cs="B Nazanin" w:hint="cs"/>
          <w:rtl/>
          <w:lang w:bidi="fa-IR"/>
        </w:rPr>
        <w:t>) دیگر کوچک نیست و نمی‌توان از آن صرف‌نظر کرد.</w:t>
      </w:r>
      <w:r>
        <w:rPr>
          <w:rFonts w:eastAsiaTheme="minorEastAsia" w:cs="B Nazanin" w:hint="cs"/>
          <w:rtl/>
          <w:lang w:bidi="fa-IR"/>
        </w:rPr>
        <w:t xml:space="preserve"> </w:t>
      </w:r>
      <w:r w:rsidRPr="000646D8">
        <w:rPr>
          <w:rFonts w:eastAsiaTheme="minorEastAsia" w:cs="B Nazanin" w:hint="cs"/>
          <w:rtl/>
          <w:lang w:bidi="fa-IR"/>
        </w:rPr>
        <w:t>با دور شدن از نقطه</w:t>
      </w:r>
      <w:r>
        <w:rPr>
          <w:rFonts w:ascii="Times New Roman" w:eastAsiaTheme="minorEastAsia" w:hAnsi="Times New Roman" w:cs="Times New Roman" w:hint="cs"/>
          <w:rtl/>
          <w:lang w:bidi="fa-IR"/>
        </w:rPr>
        <w:t xml:space="preserve"> </w:t>
      </w:r>
      <w:r w:rsidRPr="000646D8">
        <w:rPr>
          <w:rFonts w:eastAsiaTheme="minorEastAsia" w:cs="B Nazanin" w:hint="cs"/>
          <w:rtl/>
          <w:lang w:bidi="fa-IR"/>
        </w:rPr>
        <w:t>تماس (نقطه کار)، خط مماس</w:t>
      </w:r>
      <w:r>
        <w:rPr>
          <w:rFonts w:eastAsiaTheme="minorEastAsia" w:cs="B Nazanin" w:hint="cs"/>
          <w:rtl/>
          <w:lang w:bidi="fa-IR"/>
        </w:rPr>
        <w:t xml:space="preserve"> </w:t>
      </w:r>
      <w:r w:rsidRPr="000646D8">
        <w:rPr>
          <w:rFonts w:eastAsiaTheme="minorEastAsia" w:cs="B Nazanin" w:hint="cs"/>
          <w:rtl/>
          <w:lang w:bidi="fa-IR"/>
        </w:rPr>
        <w:t>از منحنی اصلی (سیستم واقعی) فاصله می‌گیرد. این فاصله همان “خطای غیرخطی” است.</w:t>
      </w:r>
    </w:p>
    <w:p w14:paraId="5C323EBE" w14:textId="7FBB1D94" w:rsidR="000646D8" w:rsidRPr="000646D8" w:rsidRDefault="000646D8" w:rsidP="000646D8">
      <w:pPr>
        <w:bidi/>
        <w:rPr>
          <w:ins w:id="87" w:author="mamad" w:date="2026-02-12T20:17:00Z"/>
          <w:rFonts w:eastAsiaTheme="minorEastAsia" w:cs="B Nazanin"/>
          <w:lang w:bidi="fa-IR"/>
        </w:rPr>
      </w:pPr>
      <w:r>
        <w:rPr>
          <w:rFonts w:eastAsiaTheme="minorEastAsia" w:cs="B Nazanin" w:hint="cs"/>
          <w:rtl/>
          <w:lang w:bidi="fa-IR"/>
        </w:rPr>
        <w:lastRenderedPageBreak/>
        <w:t xml:space="preserve"> در نتیجه </w:t>
      </w:r>
      <w:r w:rsidRPr="000646D8">
        <w:rPr>
          <w:rFonts w:eastAsiaTheme="minorEastAsia" w:cs="B Nazanin" w:hint="cs"/>
          <w:rtl/>
          <w:lang w:bidi="fa-IR"/>
        </w:rPr>
        <w:t>سیستم بسیار حساس به نقطه کار است؛ جایی که در ناحیۀ کوچک (برای پله‌های کوچک) خطی شدن معتبر است، اما برای پله‌های بزرگ به دلیل تغییر شیب (مماس) و اثر جملات مرتبه</w:t>
      </w:r>
      <w:r w:rsidRPr="000646D8">
        <w:rPr>
          <w:rFonts w:ascii="Times New Roman" w:eastAsiaTheme="minorEastAsia" w:hAnsi="Times New Roman" w:cs="Times New Roman" w:hint="cs"/>
          <w:rtl/>
          <w:lang w:bidi="fa-IR"/>
        </w:rPr>
        <w:t>ٔ</w:t>
      </w:r>
      <w:r w:rsidRPr="000646D8">
        <w:rPr>
          <w:rFonts w:eastAsiaTheme="minorEastAsia" w:cs="B Nazanin" w:hint="cs"/>
          <w:rtl/>
          <w:lang w:bidi="fa-IR"/>
        </w:rPr>
        <w:t xml:space="preserve"> بالاتر، رفتار نامتقارن و وابسته به دامنه</w:t>
      </w:r>
      <w:r w:rsidRPr="000646D8">
        <w:rPr>
          <w:rFonts w:ascii="Times New Roman" w:eastAsiaTheme="minorEastAsia" w:hAnsi="Times New Roman" w:cs="Times New Roman" w:hint="cs"/>
          <w:rtl/>
          <w:lang w:bidi="fa-IR"/>
        </w:rPr>
        <w:t>ٔ</w:t>
      </w:r>
      <w:r w:rsidRPr="000646D8">
        <w:rPr>
          <w:rFonts w:eastAsiaTheme="minorEastAsia" w:cs="B Nazanin" w:hint="cs"/>
          <w:rtl/>
          <w:lang w:bidi="fa-IR"/>
        </w:rPr>
        <w:t xml:space="preserve"> ورودی رخ می‌دهد.</w:t>
      </w:r>
    </w:p>
    <w:p w14:paraId="3E343CB1" w14:textId="6EBE5A99" w:rsidR="001D0266" w:rsidRPr="00307ED9" w:rsidRDefault="001D0266" w:rsidP="00B31C37">
      <w:pPr>
        <w:pStyle w:val="Heading2"/>
        <w:bidi/>
        <w:rPr>
          <w:ins w:id="88" w:author="mamad" w:date="2026-02-12T20:17:00Z"/>
          <w:lang w:bidi="fa-IR"/>
        </w:rPr>
      </w:pPr>
      <w:ins w:id="89" w:author="mamad" w:date="2026-02-12T20:17:00Z">
        <w:r w:rsidRPr="00307ED9">
          <w:rPr>
            <w:lang w:bidi="fa-IR"/>
          </w:rPr>
          <w:t xml:space="preserve"> </w:t>
        </w:r>
        <w:bookmarkStart w:id="90" w:name="_Toc221808003"/>
        <w:r w:rsidRPr="00307ED9">
          <w:rPr>
            <w:rtl/>
          </w:rPr>
          <w:t>تحلیل پاسخ‌های استاندارد</w:t>
        </w:r>
        <w:bookmarkEnd w:id="90"/>
      </w:ins>
    </w:p>
    <w:p w14:paraId="750915CF" w14:textId="49D2D14A" w:rsidR="001D0266" w:rsidRPr="00307ED9" w:rsidRDefault="001D0266" w:rsidP="001D0266">
      <w:pPr>
        <w:bidi/>
        <w:rPr>
          <w:ins w:id="91" w:author="mamad" w:date="2026-02-12T20:17:00Z"/>
          <w:rFonts w:cs="B Nazanin"/>
          <w:b/>
          <w:bCs/>
          <w:lang w:bidi="fa-IR"/>
        </w:rPr>
      </w:pPr>
      <w:ins w:id="92" w:author="mamad" w:date="2026-02-12T20:17:00Z">
        <w:r w:rsidRPr="00307ED9">
          <w:rPr>
            <w:rFonts w:cs="B Nazanin"/>
            <w:b/>
            <w:bCs/>
            <w:rtl/>
          </w:rPr>
          <w:t>پاسخ ضربه</w:t>
        </w:r>
        <w:r w:rsidRPr="00307ED9">
          <w:rPr>
            <w:rFonts w:cs="B Nazanin"/>
            <w:b/>
            <w:bCs/>
            <w:lang w:bidi="fa-IR"/>
          </w:rPr>
          <w:t xml:space="preserve"> (Impulse Response):</w:t>
        </w:r>
      </w:ins>
    </w:p>
    <w:p w14:paraId="04ADDBF5" w14:textId="379A8F82" w:rsidR="001D0266" w:rsidRDefault="001D0266" w:rsidP="00A33D09">
      <w:pPr>
        <w:bidi/>
        <w:ind w:left="4"/>
        <w:jc w:val="both"/>
        <w:rPr>
          <w:rFonts w:cs="B Nazanin"/>
          <w:rtl/>
          <w:lang w:bidi="fa-IR"/>
        </w:rPr>
      </w:pPr>
      <w:ins w:id="93" w:author="mamad" w:date="2026-02-12T20:17:00Z">
        <w:r w:rsidRPr="00307ED9">
          <w:rPr>
            <w:rFonts w:cs="B Nazanin"/>
            <w:rtl/>
          </w:rPr>
          <w:t>در لحظه اول، یک جهش ناگهانی در خروجی مشاهده می‌شود</w:t>
        </w:r>
        <w:r w:rsidRPr="00307ED9">
          <w:rPr>
            <w:rFonts w:cs="B Nazanin"/>
            <w:lang w:bidi="fa-IR"/>
          </w:rPr>
          <w:t>.</w:t>
        </w:r>
      </w:ins>
      <w:r w:rsidR="004668A0">
        <w:rPr>
          <w:rFonts w:cs="B Nazanin" w:hint="cs"/>
          <w:rtl/>
          <w:lang w:bidi="fa-IR"/>
        </w:rPr>
        <w:t xml:space="preserve"> </w:t>
      </w:r>
      <w:ins w:id="94" w:author="mamad" w:date="2026-02-12T20:17:00Z">
        <w:r w:rsidRPr="00307ED9">
          <w:rPr>
            <w:rFonts w:cs="B Nazanin"/>
            <w:rtl/>
          </w:rPr>
          <w:t>سپس خروجی به‌صورت نمایی به سمت صفر میل می‌کند</w:t>
        </w:r>
        <w:r w:rsidRPr="00307ED9">
          <w:rPr>
            <w:rFonts w:cs="B Nazanin"/>
            <w:lang w:bidi="fa-IR"/>
          </w:rPr>
          <w:t>.</w:t>
        </w:r>
      </w:ins>
      <w:r w:rsidR="004668A0">
        <w:rPr>
          <w:rFonts w:cs="B Nazanin" w:hint="cs"/>
          <w:rtl/>
          <w:lang w:bidi="fa-IR"/>
        </w:rPr>
        <w:t xml:space="preserve"> </w:t>
      </w:r>
      <w:ins w:id="95" w:author="mamad" w:date="2026-02-12T20:17:00Z">
        <w:r w:rsidRPr="004668A0">
          <w:rPr>
            <w:rFonts w:cs="B Nazanin"/>
            <w:rtl/>
          </w:rPr>
          <w:t>تفسیر فیزیکی</w:t>
        </w:r>
        <w:r w:rsidRPr="00307ED9">
          <w:rPr>
            <w:rFonts w:cs="B Nazanin"/>
            <w:lang w:bidi="fa-IR"/>
          </w:rPr>
          <w:t> </w:t>
        </w:r>
        <w:r w:rsidRPr="00307ED9">
          <w:rPr>
            <w:rFonts w:cs="B Nazanin"/>
            <w:rtl/>
          </w:rPr>
          <w:t>مانند تخلیه ناگهانی یک سطل آب در مخزن؛ سطح آب لحظه‌ای بالا رفته و سپس به‌مرور کاهش می‌یابد</w:t>
        </w:r>
        <w:r w:rsidRPr="00307ED9">
          <w:rPr>
            <w:rFonts w:cs="B Nazanin"/>
            <w:lang w:bidi="fa-IR"/>
          </w:rPr>
          <w:t>.</w:t>
        </w:r>
      </w:ins>
    </w:p>
    <w:p w14:paraId="166B9F75" w14:textId="5CF5B2AD" w:rsidR="004668A0" w:rsidRPr="00307ED9" w:rsidRDefault="006D4D06" w:rsidP="00173110">
      <w:pPr>
        <w:bidi/>
        <w:ind w:left="4"/>
        <w:rPr>
          <w:ins w:id="96" w:author="mamad" w:date="2026-02-12T20:17:00Z"/>
          <w:rFonts w:cs="B Nazanin"/>
          <w:lang w:bidi="fa-IR"/>
        </w:rPr>
      </w:pPr>
      <w:r>
        <w:rPr>
          <w:noProof/>
        </w:rPr>
        <w:drawing>
          <wp:inline distT="0" distB="0" distL="0" distR="0" wp14:anchorId="58D4734F" wp14:editId="69587D15">
            <wp:extent cx="5305425" cy="4762500"/>
            <wp:effectExtent l="0" t="0" r="9525" b="0"/>
            <wp:docPr id="181131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13135" name=""/>
                    <pic:cNvPicPr/>
                  </pic:nvPicPr>
                  <pic:blipFill>
                    <a:blip r:embed="rId19"/>
                    <a:stretch>
                      <a:fillRect/>
                    </a:stretch>
                  </pic:blipFill>
                  <pic:spPr>
                    <a:xfrm>
                      <a:off x="0" y="0"/>
                      <a:ext cx="5305425" cy="4762500"/>
                    </a:xfrm>
                    <a:prstGeom prst="rect">
                      <a:avLst/>
                    </a:prstGeom>
                  </pic:spPr>
                </pic:pic>
              </a:graphicData>
            </a:graphic>
          </wp:inline>
        </w:drawing>
      </w:r>
    </w:p>
    <w:p w14:paraId="1CDC0000" w14:textId="49B12753" w:rsidR="001D0266" w:rsidRPr="00307ED9" w:rsidRDefault="001D0266" w:rsidP="004668A0">
      <w:pPr>
        <w:bidi/>
        <w:ind w:left="4"/>
        <w:rPr>
          <w:ins w:id="97" w:author="mamad" w:date="2026-02-12T20:17:00Z"/>
          <w:rFonts w:cs="B Nazanin"/>
          <w:b/>
          <w:bCs/>
          <w:lang w:bidi="fa-IR"/>
        </w:rPr>
      </w:pPr>
      <w:ins w:id="98" w:author="mamad" w:date="2026-02-12T20:17:00Z">
        <w:r w:rsidRPr="00307ED9">
          <w:rPr>
            <w:rFonts w:cs="B Nazanin"/>
            <w:b/>
            <w:bCs/>
            <w:rtl/>
          </w:rPr>
          <w:t>پاسخ شیب</w:t>
        </w:r>
        <w:r w:rsidRPr="00307ED9">
          <w:rPr>
            <w:rFonts w:cs="B Nazanin"/>
            <w:b/>
            <w:bCs/>
            <w:lang w:bidi="fa-IR"/>
          </w:rPr>
          <w:t xml:space="preserve"> (Ramp Response):</w:t>
        </w:r>
      </w:ins>
    </w:p>
    <w:p w14:paraId="66D4AA37" w14:textId="4D1C7436" w:rsidR="001D0266" w:rsidRPr="00307ED9" w:rsidRDefault="001D0266" w:rsidP="00A33D09">
      <w:pPr>
        <w:bidi/>
        <w:ind w:left="4"/>
        <w:jc w:val="both"/>
        <w:rPr>
          <w:ins w:id="99" w:author="mamad" w:date="2026-02-12T20:17:00Z"/>
          <w:rFonts w:cs="B Nazanin"/>
          <w:lang w:bidi="fa-IR"/>
        </w:rPr>
      </w:pPr>
      <w:ins w:id="100" w:author="mamad" w:date="2026-02-12T20:17:00Z">
        <w:r w:rsidRPr="00307ED9">
          <w:rPr>
            <w:rFonts w:cs="B Nazanin"/>
            <w:rtl/>
          </w:rPr>
          <w:t>خروجی سعی در دنبال‌کردن ورودی شیب دارد</w:t>
        </w:r>
        <w:r w:rsidRPr="00307ED9">
          <w:rPr>
            <w:rFonts w:cs="B Nazanin"/>
            <w:lang w:bidi="fa-IR"/>
          </w:rPr>
          <w:t>.</w:t>
        </w:r>
      </w:ins>
      <w:r w:rsidR="004668A0">
        <w:rPr>
          <w:rFonts w:cs="B Nazanin" w:hint="cs"/>
          <w:rtl/>
          <w:lang w:bidi="fa-IR"/>
        </w:rPr>
        <w:t xml:space="preserve"> </w:t>
      </w:r>
      <w:ins w:id="101" w:author="mamad" w:date="2026-02-12T20:17:00Z">
        <w:r w:rsidRPr="00307ED9">
          <w:rPr>
            <w:rFonts w:cs="B Nazanin"/>
            <w:rtl/>
          </w:rPr>
          <w:t>به‌دلیل تأخیر زمانی</w:t>
        </w:r>
        <w:r w:rsidRPr="00307ED9">
          <w:rPr>
            <w:rFonts w:cs="B Nazanin"/>
            <w:lang w:bidi="fa-IR"/>
          </w:rPr>
          <w:t xml:space="preserve"> (Lag)</w:t>
        </w:r>
        <w:r w:rsidRPr="00307ED9">
          <w:rPr>
            <w:rFonts w:cs="B Nazanin"/>
            <w:rtl/>
          </w:rPr>
          <w:t>، همواره با یک اختلاف دامنه از ورودی عقب می‌ماند</w:t>
        </w:r>
        <w:r w:rsidRPr="00307ED9">
          <w:rPr>
            <w:rFonts w:cs="B Nazanin"/>
            <w:lang w:bidi="fa-IR"/>
          </w:rPr>
          <w:t>.</w:t>
        </w:r>
        <w:r w:rsidRPr="00307ED9">
          <w:rPr>
            <w:rFonts w:cs="B Nazanin"/>
            <w:rtl/>
          </w:rPr>
          <w:t>خطای حالت ماندگار در پاسخ به شیب قابل‌توجه است</w:t>
        </w:r>
        <w:r w:rsidRPr="00307ED9">
          <w:rPr>
            <w:rFonts w:cs="B Nazanin"/>
            <w:lang w:bidi="fa-IR"/>
          </w:rPr>
          <w:t>.</w:t>
        </w:r>
      </w:ins>
    </w:p>
    <w:p w14:paraId="0792FCBD" w14:textId="35D8656A" w:rsidR="001D0266" w:rsidRPr="00307ED9" w:rsidRDefault="001D0266" w:rsidP="000174FC">
      <w:pPr>
        <w:pStyle w:val="Heading2"/>
        <w:bidi/>
        <w:rPr>
          <w:ins w:id="102" w:author="mamad" w:date="2026-02-12T20:17:00Z"/>
          <w:lang w:bidi="fa-IR"/>
        </w:rPr>
      </w:pPr>
      <w:bookmarkStart w:id="103" w:name="_Toc221808004"/>
      <w:ins w:id="104" w:author="mamad" w:date="2026-02-12T20:17:00Z">
        <w:r w:rsidRPr="00307ED9">
          <w:rPr>
            <w:rtl/>
          </w:rPr>
          <w:lastRenderedPageBreak/>
          <w:t>ساختار سیستم</w:t>
        </w:r>
        <w:bookmarkEnd w:id="103"/>
      </w:ins>
    </w:p>
    <w:p w14:paraId="2CF6A2B2" w14:textId="24B4CF9C" w:rsidR="001D0266" w:rsidRPr="00307ED9" w:rsidRDefault="001D0266" w:rsidP="00A33D09">
      <w:pPr>
        <w:bidi/>
        <w:ind w:left="4"/>
        <w:jc w:val="both"/>
        <w:rPr>
          <w:ins w:id="105" w:author="mamad" w:date="2026-02-12T20:17:00Z"/>
          <w:rFonts w:cs="B Nazanin"/>
          <w:lang w:bidi="fa-IR"/>
        </w:rPr>
      </w:pPr>
      <w:ins w:id="106" w:author="mamad" w:date="2026-02-12T20:17:00Z">
        <w:r w:rsidRPr="00307ED9">
          <w:rPr>
            <w:rFonts w:cs="B Nazanin"/>
            <w:b/>
            <w:bCs/>
            <w:rtl/>
          </w:rPr>
          <w:t>مرتبه سیستم</w:t>
        </w:r>
        <w:r w:rsidRPr="00307ED9">
          <w:rPr>
            <w:rFonts w:cs="B Nazanin"/>
            <w:b/>
            <w:bCs/>
            <w:lang w:bidi="fa-IR"/>
          </w:rPr>
          <w:t xml:space="preserve"> (Order):</w:t>
        </w:r>
        <w:r w:rsidRPr="00307ED9">
          <w:rPr>
            <w:rFonts w:cs="B Nazanin"/>
            <w:rtl/>
          </w:rPr>
          <w:t>برابر با مجموع توان‌های</w:t>
        </w:r>
        <w:r w:rsidRPr="00307ED9">
          <w:rPr>
            <w:rFonts w:ascii="Cambria" w:hAnsi="Cambria" w:cs="Cambria" w:hint="cs"/>
            <w:rtl/>
          </w:rPr>
          <w:t> </w:t>
        </w:r>
      </w:ins>
      <m:oMath>
        <m:r>
          <w:ins w:id="107" w:author="mamad" w:date="2026-02-12T20:17:00Z">
            <w:rPr>
              <w:rFonts w:ascii="Cambria Math" w:hAnsi="Cambria Math" w:cs="B Nazanin"/>
              <w:lang w:bidi="fa-IR"/>
            </w:rPr>
            <m:t>s</m:t>
          </w:ins>
        </m:r>
      </m:oMath>
      <w:ins w:id="108" w:author="mamad" w:date="2026-02-12T20:17:00Z">
        <w:r w:rsidRPr="00307ED9">
          <w:rPr>
            <w:rFonts w:cs="B Nazanin"/>
            <w:lang w:bidi="fa-IR"/>
          </w:rPr>
          <w:t> </w:t>
        </w:r>
        <w:r w:rsidRPr="00307ED9">
          <w:rPr>
            <w:rFonts w:cs="B Nazanin"/>
            <w:rtl/>
          </w:rPr>
          <w:t>در مخرج تابع تبدیل (درجه معادله دیفرانسیل)</w:t>
        </w:r>
        <w:r w:rsidRPr="00307ED9">
          <w:rPr>
            <w:rFonts w:cs="B Nazanin"/>
            <w:lang w:bidi="fa-IR"/>
          </w:rPr>
          <w:t>.</w:t>
        </w:r>
      </w:ins>
    </w:p>
    <w:p w14:paraId="0CCC5DCF" w14:textId="05664743" w:rsidR="001D0266" w:rsidRPr="00307ED9" w:rsidRDefault="001D0266" w:rsidP="00A33D09">
      <w:pPr>
        <w:bidi/>
        <w:ind w:left="4"/>
        <w:jc w:val="both"/>
        <w:rPr>
          <w:ins w:id="109" w:author="mamad" w:date="2026-02-12T20:17:00Z"/>
          <w:rFonts w:cs="B Nazanin"/>
          <w:lang w:bidi="fa-IR"/>
        </w:rPr>
      </w:pPr>
      <w:ins w:id="110" w:author="mamad" w:date="2026-02-12T20:17:00Z">
        <w:r w:rsidRPr="00307ED9">
          <w:rPr>
            <w:rFonts w:cs="B Nazanin"/>
            <w:b/>
            <w:bCs/>
            <w:rtl/>
          </w:rPr>
          <w:t>نوع سیستم</w:t>
        </w:r>
        <w:r w:rsidRPr="00307ED9">
          <w:rPr>
            <w:rFonts w:cs="B Nazanin"/>
            <w:b/>
            <w:bCs/>
            <w:lang w:bidi="fa-IR"/>
          </w:rPr>
          <w:t xml:space="preserve"> (Type):</w:t>
        </w:r>
        <w:r w:rsidRPr="00307ED9">
          <w:rPr>
            <w:rFonts w:cs="B Nazanin"/>
            <w:rtl/>
          </w:rPr>
          <w:t>سیستم فاقد انتگرال‌گیر خالص است؛ یعنی هیچ قطبی در مبدأ ندارد</w:t>
        </w:r>
        <w:r w:rsidRPr="00307ED9">
          <w:rPr>
            <w:rFonts w:cs="B Nazanin"/>
            <w:lang w:bidi="fa-IR"/>
          </w:rPr>
          <w:t>.</w:t>
        </w:r>
      </w:ins>
      <w:r w:rsidR="004668A0">
        <w:rPr>
          <w:rFonts w:cs="B Nazanin" w:hint="cs"/>
          <w:rtl/>
          <w:lang w:bidi="fa-IR"/>
        </w:rPr>
        <w:t xml:space="preserve"> </w:t>
      </w:r>
      <w:ins w:id="111" w:author="mamad" w:date="2026-02-12T20:17:00Z">
        <w:r w:rsidRPr="00307ED9">
          <w:rPr>
            <w:rFonts w:cs="B Nazanin"/>
            <w:rtl/>
          </w:rPr>
          <w:t>ب</w:t>
        </w:r>
      </w:ins>
      <w:r w:rsidR="004668A0">
        <w:rPr>
          <w:rFonts w:cs="B Nazanin" w:hint="cs"/>
          <w:rtl/>
        </w:rPr>
        <w:t>ن</w:t>
      </w:r>
      <w:ins w:id="112" w:author="mamad" w:date="2026-02-12T20:17:00Z">
        <w:r w:rsidRPr="00307ED9">
          <w:rPr>
            <w:rFonts w:cs="B Nazanin"/>
            <w:rtl/>
          </w:rPr>
          <w:t>ابراین</w:t>
        </w:r>
        <w:r w:rsidRPr="00307ED9">
          <w:rPr>
            <w:rFonts w:cs="B Nazanin"/>
            <w:lang w:bidi="fa-IR"/>
          </w:rPr>
          <w:t> </w:t>
        </w:r>
      </w:ins>
      <m:oMath>
        <m:r>
          <w:ins w:id="113" w:author="mamad" w:date="2026-02-12T20:17:00Z">
            <w:rPr>
              <w:rFonts w:ascii="Cambria Math" w:hAnsi="Cambria Math" w:cs="B Nazanin"/>
              <w:lang w:bidi="fa-IR"/>
            </w:rPr>
            <m:t>n=0</m:t>
          </w:ins>
        </m:r>
      </m:oMath>
      <w:ins w:id="114" w:author="mamad" w:date="2026-02-12T20:17:00Z">
        <w:r w:rsidRPr="00307ED9">
          <w:rPr>
            <w:rFonts w:cs="B Nazanin"/>
            <w:lang w:bidi="fa-IR"/>
          </w:rPr>
          <w:t> </w:t>
        </w:r>
        <w:r w:rsidRPr="00307ED9">
          <w:rPr>
            <w:rFonts w:cs="B Nazanin"/>
            <w:rtl/>
          </w:rPr>
          <w:t>سیستم از</w:t>
        </w:r>
        <w:r w:rsidRPr="00307ED9">
          <w:rPr>
            <w:rFonts w:ascii="Cambria" w:hAnsi="Cambria" w:cs="Cambria" w:hint="cs"/>
            <w:rtl/>
          </w:rPr>
          <w:t> </w:t>
        </w:r>
        <w:r w:rsidRPr="00307ED9">
          <w:rPr>
            <w:rFonts w:cs="B Nazanin"/>
            <w:b/>
            <w:bCs/>
            <w:rtl/>
          </w:rPr>
          <w:t>نوع صفر</w:t>
        </w:r>
        <w:r w:rsidRPr="00307ED9">
          <w:rPr>
            <w:rFonts w:cs="B Nazanin"/>
            <w:b/>
            <w:bCs/>
            <w:lang w:bidi="fa-IR"/>
          </w:rPr>
          <w:t xml:space="preserve"> </w:t>
        </w:r>
        <w:r w:rsidRPr="004668A0">
          <w:rPr>
            <w:rFonts w:cs="B Nazanin"/>
            <w:lang w:bidi="fa-IR"/>
          </w:rPr>
          <w:t>(Type 0)</w:t>
        </w:r>
        <w:r w:rsidRPr="00307ED9">
          <w:rPr>
            <w:rFonts w:cs="B Nazanin"/>
            <w:lang w:bidi="fa-IR"/>
          </w:rPr>
          <w:t> </w:t>
        </w:r>
        <w:r w:rsidRPr="00307ED9">
          <w:rPr>
            <w:rFonts w:cs="B Nazanin"/>
            <w:rtl/>
          </w:rPr>
          <w:t>محسوب می‌شود</w:t>
        </w:r>
        <w:r w:rsidRPr="00307ED9">
          <w:rPr>
            <w:rFonts w:cs="B Nazanin"/>
            <w:lang w:bidi="fa-IR"/>
          </w:rPr>
          <w:t>.</w:t>
        </w:r>
      </w:ins>
    </w:p>
    <w:p w14:paraId="3233692E" w14:textId="2C354BD5" w:rsidR="001D0266" w:rsidRPr="004668A0" w:rsidRDefault="001D0266" w:rsidP="000174FC">
      <w:pPr>
        <w:pStyle w:val="Heading1"/>
        <w:bidi/>
        <w:rPr>
          <w:ins w:id="115" w:author="mamad" w:date="2026-02-12T20:23:00Z"/>
          <w:rtl/>
          <w:lang w:bidi="fa-IR"/>
        </w:rPr>
      </w:pPr>
      <w:bookmarkStart w:id="116" w:name="_Toc221808005"/>
      <w:ins w:id="117" w:author="mamad" w:date="2026-02-12T20:23:00Z">
        <w:r w:rsidRPr="004668A0">
          <w:rPr>
            <w:rFonts w:hint="cs"/>
            <w:rtl/>
            <w:lang w:bidi="fa-IR"/>
          </w:rPr>
          <w:t>تحلیل پایدار</w:t>
        </w:r>
      </w:ins>
      <w:r w:rsidR="004668A0">
        <w:rPr>
          <w:rFonts w:hint="cs"/>
          <w:rtl/>
          <w:lang w:bidi="fa-IR"/>
        </w:rPr>
        <w:t>ی</w:t>
      </w:r>
      <w:ins w:id="118" w:author="mamad" w:date="2026-02-12T20:23:00Z">
        <w:r w:rsidRPr="004668A0">
          <w:rPr>
            <w:rFonts w:hint="cs"/>
            <w:rtl/>
            <w:lang w:bidi="fa-IR"/>
          </w:rPr>
          <w:t>:</w:t>
        </w:r>
        <w:bookmarkEnd w:id="116"/>
        <w:r w:rsidRPr="004668A0">
          <w:rPr>
            <w:rFonts w:hint="cs"/>
            <w:rtl/>
            <w:lang w:bidi="fa-IR"/>
          </w:rPr>
          <w:t xml:space="preserve"> </w:t>
        </w:r>
      </w:ins>
    </w:p>
    <w:p w14:paraId="41659FEC" w14:textId="353A517E" w:rsidR="001D0266" w:rsidRPr="00307ED9" w:rsidRDefault="001D0266" w:rsidP="000174FC">
      <w:pPr>
        <w:pStyle w:val="Heading2"/>
        <w:bidi/>
        <w:rPr>
          <w:ins w:id="119" w:author="mamad" w:date="2026-02-12T20:23:00Z"/>
          <w:lang w:bidi="fa-IR"/>
        </w:rPr>
      </w:pPr>
      <w:ins w:id="120" w:author="mamad" w:date="2026-02-12T20:23:00Z">
        <w:r w:rsidRPr="00307ED9">
          <w:rPr>
            <w:rtl/>
          </w:rPr>
          <w:t xml:space="preserve"> </w:t>
        </w:r>
        <w:bookmarkStart w:id="121" w:name="_Toc221808006"/>
        <w:r w:rsidRPr="00307ED9">
          <w:rPr>
            <w:rtl/>
          </w:rPr>
          <w:t>پایداری</w:t>
        </w:r>
        <w:r w:rsidRPr="00307ED9">
          <w:rPr>
            <w:lang w:bidi="fa-IR"/>
          </w:rPr>
          <w:t xml:space="preserve"> BIBO</w:t>
        </w:r>
        <w:bookmarkEnd w:id="121"/>
      </w:ins>
    </w:p>
    <w:p w14:paraId="72B4F3AD" w14:textId="77777777" w:rsidR="001D0266" w:rsidRPr="00307ED9" w:rsidRDefault="001D0266" w:rsidP="00A33D09">
      <w:pPr>
        <w:bidi/>
        <w:jc w:val="both"/>
        <w:rPr>
          <w:ins w:id="122" w:author="mamad" w:date="2026-02-12T20:23:00Z"/>
          <w:rFonts w:cs="B Nazanin"/>
          <w:lang w:bidi="fa-IR"/>
        </w:rPr>
      </w:pPr>
      <w:ins w:id="123" w:author="mamad" w:date="2026-02-12T20:23:00Z">
        <w:r w:rsidRPr="00307ED9">
          <w:rPr>
            <w:rFonts w:cs="B Nazanin"/>
            <w:rtl/>
          </w:rPr>
          <w:t>یک سیستم خطی تغییرناپذیر با زمان</w:t>
        </w:r>
        <w:r w:rsidRPr="00307ED9">
          <w:rPr>
            <w:rFonts w:cs="B Nazanin"/>
            <w:lang w:bidi="fa-IR"/>
          </w:rPr>
          <w:t xml:space="preserve"> (LTI) </w:t>
        </w:r>
        <w:r w:rsidRPr="00307ED9">
          <w:rPr>
            <w:rFonts w:cs="B Nazanin"/>
            <w:rtl/>
          </w:rPr>
          <w:t>پایدار</w:t>
        </w:r>
        <w:r w:rsidRPr="00307ED9">
          <w:rPr>
            <w:rFonts w:cs="B Nazanin"/>
            <w:lang w:bidi="fa-IR"/>
          </w:rPr>
          <w:t xml:space="preserve"> BIBO </w:t>
        </w:r>
        <w:r w:rsidRPr="00307ED9">
          <w:rPr>
            <w:rFonts w:cs="B Nazanin"/>
            <w:rtl/>
          </w:rPr>
          <w:t>است اگر و فقط اگر تمامی قطب‌های تابع تبدیل آن در نیمه‌چپ صفحه مختلط قرار داشته باشند</w:t>
        </w:r>
        <w:r w:rsidRPr="00307ED9">
          <w:rPr>
            <w:rFonts w:cs="B Nazanin"/>
            <w:lang w:bidi="fa-IR"/>
          </w:rPr>
          <w:t>.</w:t>
        </w:r>
      </w:ins>
    </w:p>
    <w:p w14:paraId="22F536F9" w14:textId="77777777" w:rsidR="001D0266" w:rsidRPr="00307ED9" w:rsidRDefault="001D0266" w:rsidP="001D0266">
      <w:pPr>
        <w:bidi/>
        <w:rPr>
          <w:ins w:id="124" w:author="mamad" w:date="2026-02-12T20:23:00Z"/>
          <w:rFonts w:cs="B Nazanin"/>
          <w:lang w:bidi="fa-IR"/>
        </w:rPr>
      </w:pPr>
      <w:ins w:id="125" w:author="mamad" w:date="2026-02-12T20:23:00Z">
        <w:r w:rsidRPr="00307ED9">
          <w:rPr>
            <w:rFonts w:cs="B Nazanin"/>
            <w:b/>
            <w:bCs/>
            <w:rtl/>
          </w:rPr>
          <w:t>تحلیل مدل خطی</w:t>
        </w:r>
        <w:r w:rsidRPr="00307ED9">
          <w:rPr>
            <w:rFonts w:cs="B Nazanin"/>
            <w:b/>
            <w:bCs/>
            <w:lang w:bidi="fa-IR"/>
          </w:rPr>
          <w:t>:</w:t>
        </w:r>
        <w:r w:rsidRPr="00307ED9">
          <w:rPr>
            <w:rFonts w:cs="B Nazanin"/>
            <w:lang w:bidi="fa-IR"/>
          </w:rPr>
          <w:br/>
        </w:r>
        <w:r w:rsidRPr="00307ED9">
          <w:rPr>
            <w:rFonts w:cs="B Nazanin"/>
            <w:rtl/>
          </w:rPr>
          <w:t>تابع تبدیل سیستم برابر است با</w:t>
        </w:r>
        <w:r w:rsidRPr="00307ED9">
          <w:rPr>
            <w:rFonts w:cs="B Nazanin"/>
            <w:lang w:bidi="fa-IR"/>
          </w:rPr>
          <w:t>:</w:t>
        </w:r>
      </w:ins>
    </w:p>
    <w:p w14:paraId="344AC380" w14:textId="7EDBCDAA" w:rsidR="001D0266" w:rsidRPr="00307ED9" w:rsidRDefault="001D0266" w:rsidP="001D0266">
      <w:pPr>
        <w:bidi/>
        <w:rPr>
          <w:ins w:id="126" w:author="mamad" w:date="2026-02-12T20:23:00Z"/>
          <w:rFonts w:cs="B Nazanin"/>
          <w:lang w:bidi="fa-IR"/>
        </w:rPr>
      </w:pPr>
      <m:oMathPara>
        <m:oMath>
          <m:r>
            <w:ins w:id="127" w:author="mamad" w:date="2026-02-12T20:23:00Z">
              <w:rPr>
                <w:rFonts w:ascii="Cambria Math" w:hAnsi="Cambria Math" w:cs="B Nazanin"/>
                <w:lang w:bidi="fa-IR"/>
              </w:rPr>
              <m:t>G(s)=</m:t>
            </w:ins>
          </m:r>
          <m:f>
            <m:fPr>
              <m:ctrlPr>
                <w:ins w:id="128" w:author="mamad" w:date="2026-02-12T20:23:00Z">
                  <w:rPr>
                    <w:rFonts w:ascii="Cambria Math" w:hAnsi="Cambria Math" w:cs="B Nazanin"/>
                    <w:lang w:bidi="fa-IR"/>
                  </w:rPr>
                </w:ins>
              </m:ctrlPr>
            </m:fPr>
            <m:num>
              <m:r>
                <w:ins w:id="129" w:author="mamad" w:date="2026-02-12T20:23:00Z">
                  <w:rPr>
                    <w:rFonts w:ascii="Cambria Math" w:hAnsi="Cambria Math" w:cs="B Nazanin"/>
                    <w:lang w:bidi="fa-IR"/>
                  </w:rPr>
                  <m:t>20</m:t>
                </w:ins>
              </m:r>
            </m:num>
            <m:den>
              <m:r>
                <w:ins w:id="130" w:author="mamad" w:date="2026-02-12T20:23:00Z">
                  <w:rPr>
                    <w:rFonts w:ascii="Cambria Math" w:hAnsi="Cambria Math" w:cs="B Nazanin"/>
                    <w:lang w:bidi="fa-IR"/>
                  </w:rPr>
                  <m:t>200s+1</m:t>
                </w:ins>
              </m:r>
            </m:den>
          </m:f>
          <m:r>
            <w:ins w:id="131" w:author="mamad" w:date="2026-02-12T20:23:00Z">
              <m:rPr>
                <m:sty m:val="p"/>
              </m:rPr>
              <w:rPr>
                <w:rFonts w:ascii="Cambria Math" w:hAnsi="Cambria Math" w:cs="B Nazanin"/>
                <w:lang w:bidi="fa-IR"/>
              </w:rPr>
              <w:br/>
            </w:ins>
          </m:r>
        </m:oMath>
      </m:oMathPara>
    </w:p>
    <w:p w14:paraId="333AE58F" w14:textId="14DBF57B" w:rsidR="001D0266" w:rsidRPr="00307ED9" w:rsidRDefault="001D0266" w:rsidP="00A33D09">
      <w:pPr>
        <w:bidi/>
        <w:jc w:val="both"/>
        <w:rPr>
          <w:ins w:id="132" w:author="mamad" w:date="2026-02-12T20:23:00Z"/>
          <w:rFonts w:cs="B Nazanin"/>
          <w:lang w:bidi="fa-IR"/>
        </w:rPr>
      </w:pPr>
      <w:ins w:id="133" w:author="mamad" w:date="2026-02-12T20:23:00Z">
        <w:r w:rsidRPr="00307ED9">
          <w:rPr>
            <w:rFonts w:cs="B Nazanin"/>
            <w:rtl/>
          </w:rPr>
          <w:t>این سیستم دارای یک قطب حقیقی در</w:t>
        </w:r>
        <w:r w:rsidRPr="00307ED9">
          <w:rPr>
            <w:rFonts w:ascii="Cambria" w:hAnsi="Cambria" w:cs="Cambria" w:hint="cs"/>
            <w:rtl/>
          </w:rPr>
          <w:t> </w:t>
        </w:r>
      </w:ins>
      <m:oMath>
        <m:r>
          <w:ins w:id="134" w:author="mamad" w:date="2026-02-12T20:23:00Z">
            <w:rPr>
              <w:rFonts w:ascii="Cambria Math" w:hAnsi="Cambria Math" w:cs="B Nazanin"/>
              <w:lang w:bidi="fa-IR"/>
            </w:rPr>
            <m:t>s=-0.005</m:t>
          </w:ins>
        </m:r>
      </m:oMath>
      <w:ins w:id="135" w:author="mamad" w:date="2026-02-12T20:23:00Z">
        <w:r w:rsidRPr="00307ED9">
          <w:rPr>
            <w:rFonts w:cs="B Nazanin"/>
            <w:lang w:bidi="fa-IR"/>
          </w:rPr>
          <w:t> </w:t>
        </w:r>
        <w:r w:rsidRPr="00307ED9">
          <w:rPr>
            <w:rFonts w:cs="B Nazanin"/>
            <w:rtl/>
          </w:rPr>
          <w:t>است. از آنجا که قطب در سمت چپ محور موهومی قرار دارد، سیستم ذاتاً</w:t>
        </w:r>
        <w:r w:rsidRPr="00307ED9">
          <w:rPr>
            <w:rFonts w:ascii="Cambria" w:hAnsi="Cambria" w:cs="Cambria" w:hint="cs"/>
            <w:rtl/>
          </w:rPr>
          <w:t> </w:t>
        </w:r>
        <w:r w:rsidRPr="004668A0">
          <w:rPr>
            <w:rFonts w:cs="B Nazanin"/>
            <w:rtl/>
          </w:rPr>
          <w:t>پایدار</w:t>
        </w:r>
        <w:r w:rsidRPr="004668A0">
          <w:rPr>
            <w:rFonts w:ascii="Cambria" w:hAnsi="Cambria" w:cs="Cambria" w:hint="cs"/>
            <w:rtl/>
          </w:rPr>
          <w:t> </w:t>
        </w:r>
        <w:r w:rsidRPr="00307ED9">
          <w:rPr>
            <w:rFonts w:cs="B Nazanin" w:hint="cs"/>
            <w:rtl/>
          </w:rPr>
          <w:t>است</w:t>
        </w:r>
        <w:r w:rsidRPr="00307ED9">
          <w:rPr>
            <w:rFonts w:cs="B Nazanin"/>
            <w:rtl/>
          </w:rPr>
          <w:t xml:space="preserve">. </w:t>
        </w:r>
        <w:r w:rsidRPr="00307ED9">
          <w:rPr>
            <w:rFonts w:cs="B Nazanin" w:hint="cs"/>
            <w:rtl/>
          </w:rPr>
          <w:t>به‌بیان</w:t>
        </w:r>
        <w:r w:rsidRPr="00307ED9">
          <w:rPr>
            <w:rFonts w:cs="B Nazanin"/>
            <w:rtl/>
          </w:rPr>
          <w:t xml:space="preserve"> </w:t>
        </w:r>
        <w:r w:rsidRPr="00307ED9">
          <w:rPr>
            <w:rFonts w:cs="B Nazanin" w:hint="cs"/>
            <w:rtl/>
          </w:rPr>
          <w:t>فیزیکی،</w:t>
        </w:r>
        <w:r w:rsidRPr="00307ED9">
          <w:rPr>
            <w:rFonts w:cs="B Nazanin"/>
            <w:rtl/>
          </w:rPr>
          <w:t xml:space="preserve"> </w:t>
        </w:r>
        <w:r w:rsidRPr="00307ED9">
          <w:rPr>
            <w:rFonts w:cs="B Nazanin" w:hint="cs"/>
            <w:rtl/>
          </w:rPr>
          <w:t>اگر</w:t>
        </w:r>
        <w:r w:rsidRPr="00307ED9">
          <w:rPr>
            <w:rFonts w:cs="B Nazanin"/>
            <w:rtl/>
          </w:rPr>
          <w:t xml:space="preserve"> </w:t>
        </w:r>
        <w:r w:rsidRPr="00307ED9">
          <w:rPr>
            <w:rFonts w:cs="B Nazanin" w:hint="cs"/>
            <w:rtl/>
          </w:rPr>
          <w:t>شیر</w:t>
        </w:r>
        <w:r w:rsidRPr="00307ED9">
          <w:rPr>
            <w:rFonts w:cs="B Nazanin"/>
            <w:rtl/>
          </w:rPr>
          <w:t xml:space="preserve"> </w:t>
        </w:r>
        <w:r w:rsidRPr="00307ED9">
          <w:rPr>
            <w:rFonts w:cs="B Nazanin" w:hint="cs"/>
            <w:rtl/>
          </w:rPr>
          <w:t>ورودی</w:t>
        </w:r>
        <w:r w:rsidRPr="00307ED9">
          <w:rPr>
            <w:rFonts w:cs="B Nazanin"/>
            <w:rtl/>
          </w:rPr>
          <w:t xml:space="preserve"> </w:t>
        </w:r>
        <w:r w:rsidRPr="00307ED9">
          <w:rPr>
            <w:rFonts w:cs="B Nazanin" w:hint="cs"/>
            <w:rtl/>
          </w:rPr>
          <w:t>تا</w:t>
        </w:r>
        <w:r w:rsidRPr="00307ED9">
          <w:rPr>
            <w:rFonts w:cs="B Nazanin"/>
            <w:rtl/>
          </w:rPr>
          <w:t xml:space="preserve"> </w:t>
        </w:r>
        <w:r w:rsidRPr="00307ED9">
          <w:rPr>
            <w:rFonts w:cs="B Nazanin" w:hint="cs"/>
            <w:rtl/>
          </w:rPr>
          <w:t>مقدار</w:t>
        </w:r>
        <w:r w:rsidRPr="00307ED9">
          <w:rPr>
            <w:rFonts w:cs="B Nazanin"/>
            <w:rtl/>
          </w:rPr>
          <w:t xml:space="preserve"> </w:t>
        </w:r>
        <w:r w:rsidRPr="00307ED9">
          <w:rPr>
            <w:rFonts w:cs="B Nazanin" w:hint="cs"/>
            <w:rtl/>
          </w:rPr>
          <w:t>مشخصی</w:t>
        </w:r>
        <w:r w:rsidRPr="00307ED9">
          <w:rPr>
            <w:rFonts w:cs="B Nazanin"/>
            <w:rtl/>
          </w:rPr>
          <w:t xml:space="preserve"> </w:t>
        </w:r>
        <w:r w:rsidRPr="00307ED9">
          <w:rPr>
            <w:rFonts w:cs="B Nazanin" w:hint="cs"/>
            <w:rtl/>
          </w:rPr>
          <w:t>باز</w:t>
        </w:r>
        <w:r w:rsidRPr="00307ED9">
          <w:rPr>
            <w:rFonts w:cs="B Nazanin"/>
            <w:rtl/>
          </w:rPr>
          <w:t xml:space="preserve"> </w:t>
        </w:r>
        <w:r w:rsidRPr="00307ED9">
          <w:rPr>
            <w:rFonts w:cs="B Nazanin" w:hint="cs"/>
            <w:rtl/>
          </w:rPr>
          <w:t>شود،</w:t>
        </w:r>
        <w:r w:rsidRPr="00307ED9">
          <w:rPr>
            <w:rFonts w:cs="B Nazanin"/>
            <w:rtl/>
          </w:rPr>
          <w:t xml:space="preserve"> </w:t>
        </w:r>
        <w:r w:rsidRPr="00307ED9">
          <w:rPr>
            <w:rFonts w:cs="B Nazanin" w:hint="cs"/>
            <w:rtl/>
          </w:rPr>
          <w:t>ارتفاع</w:t>
        </w:r>
        <w:r w:rsidRPr="00307ED9">
          <w:rPr>
            <w:rFonts w:cs="B Nazanin"/>
            <w:rtl/>
          </w:rPr>
          <w:t xml:space="preserve"> </w:t>
        </w:r>
        <w:r w:rsidRPr="00307ED9">
          <w:rPr>
            <w:rFonts w:cs="B Nazanin" w:hint="cs"/>
            <w:rtl/>
          </w:rPr>
          <w:t>آب</w:t>
        </w:r>
        <w:r w:rsidRPr="00307ED9">
          <w:rPr>
            <w:rFonts w:cs="B Nazanin"/>
            <w:rtl/>
          </w:rPr>
          <w:t xml:space="preserve"> </w:t>
        </w:r>
        <w:r w:rsidRPr="00307ED9">
          <w:rPr>
            <w:rFonts w:cs="B Nazanin" w:hint="cs"/>
            <w:rtl/>
          </w:rPr>
          <w:t>بی‌نهایت</w:t>
        </w:r>
        <w:r w:rsidRPr="00307ED9">
          <w:rPr>
            <w:rFonts w:cs="B Nazanin"/>
            <w:rtl/>
          </w:rPr>
          <w:t xml:space="preserve"> افزایش نمی‌یابد و در یک مقدار ثابت تعادل می‌یابد (مشروط بر آنکه تانکر ارتفاع کافی داشته باشد)</w:t>
        </w:r>
        <w:r w:rsidRPr="00307ED9">
          <w:rPr>
            <w:rFonts w:cs="B Nazanin"/>
            <w:lang w:bidi="fa-IR"/>
          </w:rPr>
          <w:t>.</w:t>
        </w:r>
      </w:ins>
    </w:p>
    <w:p w14:paraId="70A0CF21" w14:textId="3280BBCA" w:rsidR="00A33D09" w:rsidRDefault="001D0266" w:rsidP="004668A0">
      <w:pPr>
        <w:bidi/>
        <w:rPr>
          <w:rFonts w:cs="B Nazanin"/>
          <w:rtl/>
        </w:rPr>
      </w:pPr>
      <w:ins w:id="136" w:author="mamad" w:date="2026-02-12T20:23:00Z">
        <w:r w:rsidRPr="00307ED9">
          <w:rPr>
            <w:rFonts w:cs="B Nazanin"/>
            <w:b/>
            <w:bCs/>
            <w:rtl/>
          </w:rPr>
          <w:t>چه زمانی ناپایدار می‌شود؟</w:t>
        </w:r>
      </w:ins>
    </w:p>
    <w:p w14:paraId="1BAE781C" w14:textId="2DF87171" w:rsidR="001D0266" w:rsidRPr="00307ED9" w:rsidRDefault="001D0266" w:rsidP="00A33D09">
      <w:pPr>
        <w:bidi/>
        <w:jc w:val="both"/>
        <w:rPr>
          <w:ins w:id="137" w:author="mamad" w:date="2026-02-12T20:23:00Z"/>
          <w:rFonts w:cs="B Nazanin"/>
          <w:lang w:bidi="fa-IR"/>
        </w:rPr>
      </w:pPr>
      <w:ins w:id="138" w:author="mamad" w:date="2026-02-12T20:23:00Z">
        <w:r w:rsidRPr="00307ED9">
          <w:rPr>
            <w:rFonts w:cs="B Nazanin"/>
            <w:rtl/>
          </w:rPr>
          <w:t>اگر مسیر خروجی مسدود شود (شیر خروجی بسته شود یا</w:t>
        </w:r>
        <w:r w:rsidRPr="00307ED9">
          <w:rPr>
            <w:rFonts w:ascii="Cambria" w:hAnsi="Cambria" w:cs="Cambria" w:hint="cs"/>
            <w:rtl/>
          </w:rPr>
          <w:t> </w:t>
        </w:r>
      </w:ins>
      <m:oMath>
        <m:r>
          <w:ins w:id="139" w:author="mamad" w:date="2026-02-12T20:23:00Z">
            <w:rPr>
              <w:rFonts w:ascii="Cambria Math" w:hAnsi="Cambria Math" w:cs="B Nazanin"/>
              <w:lang w:bidi="fa-IR"/>
            </w:rPr>
            <m:t>R→</m:t>
          </w:ins>
        </m:r>
        <m:r>
          <w:ins w:id="140" w:author="mamad" w:date="2026-02-12T20:23:00Z">
            <m:rPr>
              <m:sty m:val="p"/>
            </m:rPr>
            <w:rPr>
              <w:rFonts w:ascii="Cambria Math" w:hAnsi="Cambria Math" w:cs="B Nazanin"/>
              <w:lang w:bidi="fa-IR"/>
            </w:rPr>
            <m:t>∞</m:t>
          </w:ins>
        </m:r>
      </m:oMath>
      <w:ins w:id="141" w:author="mamad" w:date="2026-02-12T20:23:00Z">
        <w:r w:rsidRPr="00307ED9">
          <w:rPr>
            <w:rFonts w:cs="B Nazanin"/>
            <w:rtl/>
          </w:rPr>
          <w:t>، ترم بازدارنده فیدبک منفی حذف شده و سیستم به فرم</w:t>
        </w:r>
        <w:r w:rsidRPr="00307ED9">
          <w:rPr>
            <w:rFonts w:ascii="Cambria" w:hAnsi="Cambria" w:cs="Cambria" w:hint="cs"/>
            <w:rtl/>
          </w:rPr>
          <w:t> </w:t>
        </w:r>
      </w:ins>
      <m:oMath>
        <m:r>
          <w:ins w:id="142" w:author="mamad" w:date="2026-02-12T20:23:00Z">
            <w:rPr>
              <w:rFonts w:ascii="Cambria Math" w:hAnsi="Cambria Math" w:cs="B Nazanin"/>
              <w:lang w:bidi="fa-IR"/>
            </w:rPr>
            <m:t>G(s)=</m:t>
          </w:ins>
        </m:r>
        <m:f>
          <m:fPr>
            <m:ctrlPr>
              <w:ins w:id="143" w:author="mamad" w:date="2026-02-12T20:23:00Z">
                <w:rPr>
                  <w:rFonts w:ascii="Cambria Math" w:hAnsi="Cambria Math" w:cs="B Nazanin"/>
                  <w:lang w:bidi="fa-IR"/>
                </w:rPr>
              </w:ins>
            </m:ctrlPr>
          </m:fPr>
          <m:num>
            <m:r>
              <w:ins w:id="144" w:author="mamad" w:date="2026-02-12T20:23:00Z">
                <w:rPr>
                  <w:rFonts w:ascii="Cambria Math" w:hAnsi="Cambria Math" w:cs="B Nazanin"/>
                  <w:lang w:bidi="fa-IR"/>
                </w:rPr>
                <m:t>20</m:t>
              </w:ins>
            </m:r>
          </m:num>
          <m:den>
            <m:r>
              <w:ins w:id="145" w:author="mamad" w:date="2026-02-12T20:23:00Z">
                <w:rPr>
                  <w:rFonts w:ascii="Cambria Math" w:hAnsi="Cambria Math" w:cs="B Nazanin"/>
                  <w:lang w:bidi="fa-IR"/>
                </w:rPr>
                <m:t>200s</m:t>
              </w:ins>
            </m:r>
          </m:den>
        </m:f>
        <m:r>
          <w:ins w:id="146" w:author="mamad" w:date="2026-02-12T20:23:00Z">
            <w:rPr>
              <w:rFonts w:ascii="Cambria Math" w:hAnsi="Cambria Math" w:cs="B Nazanin"/>
              <w:lang w:bidi="fa-IR"/>
            </w:rPr>
            <m:t>=</m:t>
          </w:ins>
        </m:r>
        <m:f>
          <m:fPr>
            <m:ctrlPr>
              <w:ins w:id="147" w:author="mamad" w:date="2026-02-12T20:23:00Z">
                <w:rPr>
                  <w:rFonts w:ascii="Cambria Math" w:hAnsi="Cambria Math" w:cs="B Nazanin"/>
                  <w:lang w:bidi="fa-IR"/>
                </w:rPr>
              </w:ins>
            </m:ctrlPr>
          </m:fPr>
          <m:num>
            <m:r>
              <w:ins w:id="148" w:author="mamad" w:date="2026-02-12T20:23:00Z">
                <w:rPr>
                  <w:rFonts w:ascii="Cambria Math" w:hAnsi="Cambria Math" w:cs="B Nazanin"/>
                  <w:lang w:bidi="fa-IR"/>
                </w:rPr>
                <m:t>0.1</m:t>
              </w:ins>
            </m:r>
          </m:num>
          <m:den>
            <m:r>
              <w:ins w:id="149" w:author="mamad" w:date="2026-02-12T20:23:00Z">
                <w:rPr>
                  <w:rFonts w:ascii="Cambria Math" w:hAnsi="Cambria Math" w:cs="B Nazanin"/>
                  <w:lang w:bidi="fa-IR"/>
                </w:rPr>
                <m:t>s</m:t>
              </w:ins>
            </m:r>
          </m:den>
        </m:f>
      </m:oMath>
      <w:ins w:id="150" w:author="mamad" w:date="2026-02-12T20:23:00Z">
        <w:r w:rsidRPr="00307ED9">
          <w:rPr>
            <w:rFonts w:cs="B Nazanin"/>
            <w:lang w:bidi="fa-IR"/>
          </w:rPr>
          <w:t> </w:t>
        </w:r>
        <w:r w:rsidRPr="00307ED9">
          <w:rPr>
            <w:rFonts w:cs="B Nazanin"/>
            <w:rtl/>
          </w:rPr>
          <w:t>تبدیل می‌شود. در این حالت، سیستم به یک</w:t>
        </w:r>
        <w:r w:rsidRPr="00307ED9">
          <w:rPr>
            <w:rFonts w:ascii="Cambria" w:hAnsi="Cambria" w:cs="Cambria" w:hint="cs"/>
            <w:rtl/>
          </w:rPr>
          <w:t> </w:t>
        </w:r>
        <w:r w:rsidRPr="004668A0">
          <w:rPr>
            <w:rFonts w:cs="B Nazanin"/>
            <w:rtl/>
          </w:rPr>
          <w:t>انتگرال‌گیر خالص</w:t>
        </w:r>
        <w:r w:rsidRPr="00307ED9">
          <w:rPr>
            <w:rFonts w:ascii="Cambria" w:hAnsi="Cambria" w:cs="Cambria" w:hint="cs"/>
            <w:rtl/>
          </w:rPr>
          <w:t> </w:t>
        </w:r>
        <w:r w:rsidRPr="00307ED9">
          <w:rPr>
            <w:rFonts w:cs="B Nazanin" w:hint="cs"/>
            <w:rtl/>
          </w:rPr>
          <w:t>تبدیل</w:t>
        </w:r>
        <w:r w:rsidRPr="00307ED9">
          <w:rPr>
            <w:rFonts w:cs="B Nazanin"/>
            <w:rtl/>
          </w:rPr>
          <w:t xml:space="preserve"> </w:t>
        </w:r>
        <w:r w:rsidRPr="00307ED9">
          <w:rPr>
            <w:rFonts w:cs="B Nazanin" w:hint="cs"/>
            <w:rtl/>
          </w:rPr>
          <w:t>می‌شود</w:t>
        </w:r>
        <w:r w:rsidRPr="00307ED9">
          <w:rPr>
            <w:rFonts w:cs="B Nazanin"/>
            <w:rtl/>
          </w:rPr>
          <w:t xml:space="preserve">. </w:t>
        </w:r>
        <w:r w:rsidRPr="00307ED9">
          <w:rPr>
            <w:rFonts w:cs="B Nazanin" w:hint="cs"/>
            <w:rtl/>
          </w:rPr>
          <w:t>با</w:t>
        </w:r>
        <w:r w:rsidRPr="00307ED9">
          <w:rPr>
            <w:rFonts w:cs="B Nazanin"/>
            <w:rtl/>
          </w:rPr>
          <w:t xml:space="preserve"> </w:t>
        </w:r>
        <w:r w:rsidRPr="00307ED9">
          <w:rPr>
            <w:rFonts w:cs="B Nazanin" w:hint="cs"/>
            <w:rtl/>
          </w:rPr>
          <w:t>اعمال</w:t>
        </w:r>
        <w:r w:rsidRPr="00307ED9">
          <w:rPr>
            <w:rFonts w:cs="B Nazanin"/>
            <w:rtl/>
          </w:rPr>
          <w:t xml:space="preserve"> </w:t>
        </w:r>
        <w:r w:rsidRPr="00307ED9">
          <w:rPr>
            <w:rFonts w:cs="B Nazanin" w:hint="cs"/>
            <w:rtl/>
          </w:rPr>
          <w:t>ورودی</w:t>
        </w:r>
        <w:r w:rsidRPr="00307ED9">
          <w:rPr>
            <w:rFonts w:cs="B Nazanin"/>
            <w:rtl/>
          </w:rPr>
          <w:t xml:space="preserve"> </w:t>
        </w:r>
        <w:r w:rsidRPr="00307ED9">
          <w:rPr>
            <w:rFonts w:cs="B Nazanin" w:hint="cs"/>
            <w:rtl/>
          </w:rPr>
          <w:t>پله</w:t>
        </w:r>
        <w:r w:rsidRPr="00307ED9">
          <w:rPr>
            <w:rFonts w:cs="B Nazanin"/>
            <w:rtl/>
          </w:rPr>
          <w:t xml:space="preserve"> </w:t>
        </w:r>
        <w:r w:rsidRPr="00307ED9">
          <w:rPr>
            <w:rFonts w:cs="B Nazanin" w:hint="cs"/>
            <w:rtl/>
          </w:rPr>
          <w:t>محدود،</w:t>
        </w:r>
        <w:r w:rsidRPr="00307ED9">
          <w:rPr>
            <w:rFonts w:cs="B Nazanin"/>
            <w:rtl/>
          </w:rPr>
          <w:t xml:space="preserve"> </w:t>
        </w:r>
        <w:r w:rsidRPr="00307ED9">
          <w:rPr>
            <w:rFonts w:cs="B Nazanin" w:hint="cs"/>
            <w:rtl/>
          </w:rPr>
          <w:t>خروجی</w:t>
        </w:r>
        <w:r w:rsidRPr="00307ED9">
          <w:rPr>
            <w:rFonts w:cs="B Nazanin"/>
            <w:rtl/>
          </w:rPr>
          <w:t xml:space="preserve"> (</w:t>
        </w:r>
        <w:r w:rsidRPr="00307ED9">
          <w:rPr>
            <w:rFonts w:cs="B Nazanin" w:hint="cs"/>
            <w:rtl/>
          </w:rPr>
          <w:t>ارتفاع</w:t>
        </w:r>
        <w:r w:rsidRPr="00307ED9">
          <w:rPr>
            <w:rFonts w:cs="B Nazanin"/>
            <w:rtl/>
          </w:rPr>
          <w:t xml:space="preserve">) </w:t>
        </w:r>
        <w:r w:rsidRPr="00307ED9">
          <w:rPr>
            <w:rFonts w:cs="B Nazanin" w:hint="cs"/>
            <w:rtl/>
          </w:rPr>
          <w:t>به‌صورت</w:t>
        </w:r>
        <w:r w:rsidRPr="00307ED9">
          <w:rPr>
            <w:rFonts w:cs="B Nazanin"/>
            <w:rtl/>
          </w:rPr>
          <w:t xml:space="preserve"> </w:t>
        </w:r>
        <w:r w:rsidRPr="00307ED9">
          <w:rPr>
            <w:rFonts w:cs="B Nazanin" w:hint="cs"/>
            <w:rtl/>
          </w:rPr>
          <w:t>خطی</w:t>
        </w:r>
        <w:r w:rsidRPr="00307ED9">
          <w:rPr>
            <w:rFonts w:cs="B Nazanin"/>
            <w:rtl/>
          </w:rPr>
          <w:t xml:space="preserve"> </w:t>
        </w:r>
        <w:r w:rsidRPr="00307ED9">
          <w:rPr>
            <w:rFonts w:cs="B Nazanin" w:hint="cs"/>
            <w:rtl/>
          </w:rPr>
          <w:t>تا</w:t>
        </w:r>
        <w:r w:rsidRPr="00307ED9">
          <w:rPr>
            <w:rFonts w:cs="B Nazanin"/>
            <w:rtl/>
          </w:rPr>
          <w:t xml:space="preserve"> </w:t>
        </w:r>
        <w:r w:rsidRPr="00307ED9">
          <w:rPr>
            <w:rFonts w:cs="B Nazanin" w:hint="cs"/>
            <w:rtl/>
          </w:rPr>
          <w:t>بی‌نهایت</w:t>
        </w:r>
        <w:r w:rsidRPr="00307ED9">
          <w:rPr>
            <w:rFonts w:cs="B Nazanin"/>
            <w:rtl/>
          </w:rPr>
          <w:t xml:space="preserve"> </w:t>
        </w:r>
        <w:r w:rsidRPr="00307ED9">
          <w:rPr>
            <w:rFonts w:cs="B Nazanin" w:hint="cs"/>
            <w:rtl/>
          </w:rPr>
          <w:t>افزایش</w:t>
        </w:r>
        <w:r w:rsidRPr="00307ED9">
          <w:rPr>
            <w:rFonts w:cs="B Nazanin"/>
            <w:rtl/>
          </w:rPr>
          <w:t xml:space="preserve"> </w:t>
        </w:r>
        <w:r w:rsidRPr="00307ED9">
          <w:rPr>
            <w:rFonts w:cs="B Nazanin" w:hint="cs"/>
            <w:rtl/>
          </w:rPr>
          <w:t>می‌یابد</w:t>
        </w:r>
        <w:r w:rsidRPr="00307ED9">
          <w:rPr>
            <w:rFonts w:cs="B Nazanin"/>
            <w:rtl/>
          </w:rPr>
          <w:t xml:space="preserve">. </w:t>
        </w:r>
        <w:r w:rsidRPr="00307ED9">
          <w:rPr>
            <w:rFonts w:cs="B Nazanin" w:hint="cs"/>
            <w:rtl/>
          </w:rPr>
          <w:t>چنین</w:t>
        </w:r>
        <w:r w:rsidRPr="00307ED9">
          <w:rPr>
            <w:rFonts w:cs="B Nazanin"/>
            <w:rtl/>
          </w:rPr>
          <w:t xml:space="preserve"> </w:t>
        </w:r>
        <w:r w:rsidRPr="00307ED9">
          <w:rPr>
            <w:rFonts w:cs="B Nazanin" w:hint="cs"/>
            <w:rtl/>
          </w:rPr>
          <w:t>سیستمی</w:t>
        </w:r>
        <w:r w:rsidRPr="00307ED9">
          <w:rPr>
            <w:rFonts w:ascii="Cambria" w:hAnsi="Cambria" w:cs="Cambria" w:hint="cs"/>
            <w:rtl/>
          </w:rPr>
          <w:t> </w:t>
        </w:r>
      </w:ins>
      <w:r w:rsidR="004668A0">
        <w:rPr>
          <w:rFonts w:cs="B Nazanin" w:hint="cs"/>
          <w:rtl/>
        </w:rPr>
        <w:t>نا</w:t>
      </w:r>
      <w:ins w:id="151" w:author="mamad" w:date="2026-02-12T20:23:00Z">
        <w:r w:rsidRPr="004668A0">
          <w:rPr>
            <w:rFonts w:cs="B Nazanin"/>
            <w:rtl/>
          </w:rPr>
          <w:t>پایدار</w:t>
        </w:r>
        <w:r w:rsidRPr="004668A0">
          <w:rPr>
            <w:rFonts w:ascii="Cambria" w:hAnsi="Cambria" w:cs="Cambria" w:hint="cs"/>
            <w:rtl/>
          </w:rPr>
          <w:t> </w:t>
        </w:r>
        <w:r w:rsidRPr="00307ED9">
          <w:rPr>
            <w:rFonts w:cs="B Nazanin" w:hint="cs"/>
            <w:rtl/>
          </w:rPr>
          <w:t>خواهد</w:t>
        </w:r>
        <w:r w:rsidRPr="00307ED9">
          <w:rPr>
            <w:rFonts w:cs="B Nazanin"/>
            <w:rtl/>
          </w:rPr>
          <w:t xml:space="preserve"> </w:t>
        </w:r>
        <w:r w:rsidRPr="00307ED9">
          <w:rPr>
            <w:rFonts w:cs="B Nazanin" w:hint="cs"/>
            <w:rtl/>
          </w:rPr>
          <w:t>بود</w:t>
        </w:r>
        <w:r w:rsidRPr="00307ED9">
          <w:rPr>
            <w:rFonts w:cs="B Nazanin"/>
            <w:lang w:bidi="fa-IR"/>
          </w:rPr>
          <w:t>.</w:t>
        </w:r>
      </w:ins>
    </w:p>
    <w:p w14:paraId="0F429122" w14:textId="2451FCA7" w:rsidR="001D0266" w:rsidRPr="00307ED9" w:rsidRDefault="001D0266" w:rsidP="000174FC">
      <w:pPr>
        <w:pStyle w:val="Heading2"/>
        <w:bidi/>
        <w:rPr>
          <w:ins w:id="152" w:author="mamad" w:date="2026-02-12T20:23:00Z"/>
          <w:lang w:bidi="fa-IR"/>
        </w:rPr>
      </w:pPr>
      <w:ins w:id="153" w:author="mamad" w:date="2026-02-12T20:23:00Z">
        <w:r w:rsidRPr="00307ED9">
          <w:rPr>
            <w:rtl/>
          </w:rPr>
          <w:t xml:space="preserve"> </w:t>
        </w:r>
        <w:bookmarkStart w:id="154" w:name="_Toc221808007"/>
        <w:r w:rsidRPr="00307ED9">
          <w:rPr>
            <w:rtl/>
          </w:rPr>
          <w:t>معیار پایداری راث-هرویتز</w:t>
        </w:r>
        <w:r w:rsidRPr="00307ED9">
          <w:rPr>
            <w:lang w:bidi="fa-IR"/>
          </w:rPr>
          <w:t xml:space="preserve"> (Routh-Hurwitz Criterion)</w:t>
        </w:r>
        <w:bookmarkEnd w:id="154"/>
      </w:ins>
    </w:p>
    <w:p w14:paraId="07C6795B" w14:textId="77777777" w:rsidR="001D0266" w:rsidRPr="00307ED9" w:rsidRDefault="001D0266" w:rsidP="001D0266">
      <w:pPr>
        <w:bidi/>
        <w:rPr>
          <w:ins w:id="155" w:author="mamad" w:date="2026-02-12T20:23:00Z"/>
          <w:rFonts w:cs="B Nazanin"/>
          <w:lang w:bidi="fa-IR"/>
        </w:rPr>
      </w:pPr>
      <w:ins w:id="156" w:author="mamad" w:date="2026-02-12T20:23:00Z">
        <w:r w:rsidRPr="00307ED9">
          <w:rPr>
            <w:rFonts w:cs="B Nazanin"/>
            <w:rtl/>
          </w:rPr>
          <w:t>معادله مشخصه سیستم از مخرج تابع تبدیل به‌دست می‌آید</w:t>
        </w:r>
        <w:r w:rsidRPr="00307ED9">
          <w:rPr>
            <w:rFonts w:cs="B Nazanin"/>
            <w:lang w:bidi="fa-IR"/>
          </w:rPr>
          <w:t>:</w:t>
        </w:r>
      </w:ins>
    </w:p>
    <w:p w14:paraId="642A4DC8" w14:textId="2E834601" w:rsidR="001D0266" w:rsidRPr="00307ED9" w:rsidRDefault="001D0266" w:rsidP="001D0266">
      <w:pPr>
        <w:bidi/>
        <w:rPr>
          <w:ins w:id="157" w:author="mamad" w:date="2026-02-12T20:23:00Z"/>
          <w:rFonts w:cs="B Nazanin"/>
          <w:lang w:bidi="fa-IR"/>
        </w:rPr>
      </w:pPr>
      <m:oMathPara>
        <m:oMath>
          <m:r>
            <w:ins w:id="158" w:author="mamad" w:date="2026-02-12T20:23:00Z">
              <w:rPr>
                <w:rFonts w:ascii="Cambria Math" w:hAnsi="Cambria Math" w:cs="B Nazanin"/>
                <w:lang w:bidi="fa-IR"/>
              </w:rPr>
              <m:t>200s+1=0</m:t>
            </w:ins>
          </m:r>
        </m:oMath>
      </m:oMathPara>
    </w:p>
    <w:p w14:paraId="45F6D490" w14:textId="77777777" w:rsidR="001D0266" w:rsidRPr="00307ED9" w:rsidRDefault="001D0266" w:rsidP="001D0266">
      <w:pPr>
        <w:bidi/>
        <w:rPr>
          <w:ins w:id="159" w:author="mamad" w:date="2026-02-12T20:23:00Z"/>
          <w:rFonts w:cs="B Nazanin"/>
          <w:lang w:bidi="fa-IR"/>
        </w:rPr>
      </w:pPr>
      <w:ins w:id="160" w:author="mamad" w:date="2026-02-12T20:23:00Z">
        <w:r w:rsidRPr="00307ED9">
          <w:rPr>
            <w:rFonts w:cs="B Nazanin"/>
            <w:rtl/>
          </w:rPr>
          <w:t>برای سیستم‌های مرتبه اول و دوم، شرط لازم و کافی برای پایداری، هم‌علامت بودن تمامی ضرایب معادله مشخصه است</w:t>
        </w:r>
        <w:r w:rsidRPr="00307ED9">
          <w:rPr>
            <w:rFonts w:cs="B Nazanin"/>
            <w:lang w:bidi="fa-IR"/>
          </w:rPr>
          <w:t>:</w:t>
        </w:r>
      </w:ins>
    </w:p>
    <w:p w14:paraId="29456929" w14:textId="11602608" w:rsidR="001D0266" w:rsidRPr="00307ED9" w:rsidRDefault="001D0266" w:rsidP="004668A0">
      <w:pPr>
        <w:bidi/>
        <w:ind w:left="360"/>
        <w:rPr>
          <w:ins w:id="161" w:author="mamad" w:date="2026-02-12T20:23:00Z"/>
          <w:rFonts w:cs="B Nazanin"/>
          <w:lang w:bidi="fa-IR"/>
        </w:rPr>
      </w:pPr>
      <w:ins w:id="162" w:author="mamad" w:date="2026-02-12T20:23:00Z">
        <w:r w:rsidRPr="00307ED9">
          <w:rPr>
            <w:rFonts w:cs="B Nazanin"/>
            <w:rtl/>
          </w:rPr>
          <w:t>ضریب</w:t>
        </w:r>
        <w:r w:rsidRPr="00307ED9">
          <w:rPr>
            <w:rFonts w:ascii="Cambria" w:hAnsi="Cambria" w:cs="Cambria" w:hint="cs"/>
            <w:rtl/>
          </w:rPr>
          <w:t> </w:t>
        </w:r>
      </w:ins>
      <m:oMath>
        <m:sSup>
          <m:sSupPr>
            <m:ctrlPr>
              <w:ins w:id="163" w:author="mamad" w:date="2026-02-12T20:23:00Z">
                <w:rPr>
                  <w:rFonts w:ascii="Cambria Math" w:hAnsi="Cambria Math" w:cs="B Nazanin"/>
                  <w:lang w:bidi="fa-IR"/>
                </w:rPr>
              </w:ins>
            </m:ctrlPr>
          </m:sSupPr>
          <m:e>
            <m:r>
              <w:ins w:id="164" w:author="mamad" w:date="2026-02-12T20:23:00Z">
                <w:rPr>
                  <w:rFonts w:ascii="Cambria Math" w:hAnsi="Cambria Math" w:cs="B Nazanin"/>
                  <w:lang w:bidi="fa-IR"/>
                </w:rPr>
                <m:t>s</m:t>
              </w:ins>
            </m:r>
          </m:e>
          <m:sup>
            <m:r>
              <w:ins w:id="165" w:author="mamad" w:date="2026-02-12T20:23:00Z">
                <w:rPr>
                  <w:rFonts w:ascii="Cambria Math" w:hAnsi="Cambria Math" w:cs="B Nazanin"/>
                  <w:lang w:bidi="fa-IR"/>
                </w:rPr>
                <m:t>1</m:t>
              </w:ins>
            </m:r>
          </m:sup>
        </m:sSup>
      </m:oMath>
      <w:ins w:id="166" w:author="mamad" w:date="2026-02-12T20:23:00Z">
        <w:r w:rsidRPr="00307ED9">
          <w:rPr>
            <w:rFonts w:cs="B Nazanin"/>
            <w:lang w:bidi="fa-IR"/>
          </w:rPr>
          <w:t>: </w:t>
        </w:r>
      </w:ins>
      <m:oMath>
        <m:r>
          <w:ins w:id="167" w:author="mamad" w:date="2026-02-12T20:23:00Z">
            <w:rPr>
              <w:rFonts w:ascii="Cambria Math" w:hAnsi="Cambria Math" w:cs="B Nazanin"/>
              <w:lang w:bidi="fa-IR"/>
            </w:rPr>
            <m:t>200&gt;0</m:t>
          </w:ins>
        </m:r>
      </m:oMath>
    </w:p>
    <w:p w14:paraId="66E0235B" w14:textId="42097DBB" w:rsidR="001D0266" w:rsidRPr="00307ED9" w:rsidRDefault="001D0266" w:rsidP="004668A0">
      <w:pPr>
        <w:bidi/>
        <w:ind w:left="360"/>
        <w:rPr>
          <w:ins w:id="168" w:author="mamad" w:date="2026-02-12T20:23:00Z"/>
          <w:rFonts w:cs="B Nazanin"/>
          <w:lang w:bidi="fa-IR"/>
        </w:rPr>
      </w:pPr>
      <w:ins w:id="169" w:author="mamad" w:date="2026-02-12T20:23:00Z">
        <w:r w:rsidRPr="00307ED9">
          <w:rPr>
            <w:rFonts w:cs="B Nazanin"/>
            <w:rtl/>
          </w:rPr>
          <w:lastRenderedPageBreak/>
          <w:t>ضریب</w:t>
        </w:r>
        <w:r w:rsidRPr="00307ED9">
          <w:rPr>
            <w:rFonts w:ascii="Cambria" w:hAnsi="Cambria" w:cs="Cambria" w:hint="cs"/>
            <w:rtl/>
          </w:rPr>
          <w:t> </w:t>
        </w:r>
      </w:ins>
      <m:oMath>
        <m:sSup>
          <m:sSupPr>
            <m:ctrlPr>
              <w:ins w:id="170" w:author="mamad" w:date="2026-02-12T20:23:00Z">
                <w:rPr>
                  <w:rFonts w:ascii="Cambria Math" w:hAnsi="Cambria Math" w:cs="B Nazanin"/>
                  <w:lang w:bidi="fa-IR"/>
                </w:rPr>
              </w:ins>
            </m:ctrlPr>
          </m:sSupPr>
          <m:e>
            <m:r>
              <w:ins w:id="171" w:author="mamad" w:date="2026-02-12T20:23:00Z">
                <w:rPr>
                  <w:rFonts w:ascii="Cambria Math" w:hAnsi="Cambria Math" w:cs="B Nazanin"/>
                  <w:lang w:bidi="fa-IR"/>
                </w:rPr>
                <m:t>s</m:t>
              </w:ins>
            </m:r>
          </m:e>
          <m:sup>
            <m:r>
              <w:ins w:id="172" w:author="mamad" w:date="2026-02-12T20:23:00Z">
                <w:rPr>
                  <w:rFonts w:ascii="Cambria Math" w:hAnsi="Cambria Math" w:cs="B Nazanin"/>
                  <w:lang w:bidi="fa-IR"/>
                </w:rPr>
                <m:t>0</m:t>
              </w:ins>
            </m:r>
          </m:sup>
        </m:sSup>
      </m:oMath>
      <w:ins w:id="173" w:author="mamad" w:date="2026-02-12T20:23:00Z">
        <w:r w:rsidRPr="00307ED9">
          <w:rPr>
            <w:rFonts w:cs="B Nazanin"/>
            <w:lang w:bidi="fa-IR"/>
          </w:rPr>
          <w:t>: </w:t>
        </w:r>
      </w:ins>
      <m:oMath>
        <m:r>
          <w:ins w:id="174" w:author="mamad" w:date="2026-02-12T20:23:00Z">
            <w:rPr>
              <w:rFonts w:ascii="Cambria Math" w:hAnsi="Cambria Math" w:cs="B Nazanin"/>
              <w:lang w:bidi="fa-IR"/>
            </w:rPr>
            <m:t>1&gt;0</m:t>
          </w:ins>
        </m:r>
      </m:oMath>
    </w:p>
    <w:p w14:paraId="44165608" w14:textId="3D474963" w:rsidR="001D0266" w:rsidRPr="00307ED9" w:rsidRDefault="001D0266" w:rsidP="00A33D09">
      <w:pPr>
        <w:bidi/>
        <w:rPr>
          <w:ins w:id="175" w:author="mamad" w:date="2026-02-12T20:23:00Z"/>
          <w:rFonts w:cs="B Nazanin"/>
          <w:lang w:bidi="fa-IR"/>
        </w:rPr>
      </w:pPr>
      <w:ins w:id="176" w:author="mamad" w:date="2026-02-12T20:23:00Z">
        <w:r w:rsidRPr="00307ED9">
          <w:rPr>
            <w:rFonts w:cs="B Nazanin"/>
            <w:rtl/>
          </w:rPr>
          <w:t>از آنجا که هر دو ضریب مثبت هستند و در ستون اول آرایه راث تغییر علامتی دیده نمی‌شود، سیستم</w:t>
        </w:r>
        <w:r w:rsidRPr="00307ED9">
          <w:rPr>
            <w:rFonts w:ascii="Cambria" w:hAnsi="Cambria" w:cs="Cambria" w:hint="cs"/>
            <w:rtl/>
          </w:rPr>
          <w:t> </w:t>
        </w:r>
        <w:r w:rsidRPr="00307ED9">
          <w:rPr>
            <w:rFonts w:cs="B Nazanin"/>
            <w:b/>
            <w:bCs/>
            <w:rtl/>
          </w:rPr>
          <w:t>پایدار</w:t>
        </w:r>
        <w:r w:rsidRPr="00307ED9">
          <w:rPr>
            <w:rFonts w:ascii="Cambria" w:hAnsi="Cambria" w:cs="Cambria" w:hint="cs"/>
            <w:rtl/>
          </w:rPr>
          <w:t> </w:t>
        </w:r>
        <w:r w:rsidRPr="00307ED9">
          <w:rPr>
            <w:rFonts w:cs="B Nazanin" w:hint="cs"/>
            <w:rtl/>
          </w:rPr>
          <w:t>است</w:t>
        </w:r>
        <w:r w:rsidRPr="00307ED9">
          <w:rPr>
            <w:rFonts w:cs="B Nazanin"/>
            <w:lang w:bidi="fa-IR"/>
          </w:rPr>
          <w:t>.</w:t>
        </w:r>
      </w:ins>
    </w:p>
    <w:p w14:paraId="27EF3D43" w14:textId="4D55ABE3" w:rsidR="001D0266" w:rsidRPr="00307ED9" w:rsidRDefault="001D0266" w:rsidP="000174FC">
      <w:pPr>
        <w:pStyle w:val="Heading2"/>
        <w:bidi/>
        <w:rPr>
          <w:ins w:id="177" w:author="mamad" w:date="2026-02-12T20:23:00Z"/>
          <w:lang w:bidi="fa-IR"/>
        </w:rPr>
      </w:pPr>
      <w:ins w:id="178" w:author="mamad" w:date="2026-02-12T20:23:00Z">
        <w:r w:rsidRPr="00307ED9">
          <w:rPr>
            <w:rtl/>
          </w:rPr>
          <w:t xml:space="preserve"> </w:t>
        </w:r>
        <w:bookmarkStart w:id="179" w:name="_Toc221808008"/>
        <w:r w:rsidRPr="00307ED9">
          <w:rPr>
            <w:rtl/>
          </w:rPr>
          <w:t>تحلیل محل قطب‌ها و صفرها</w:t>
        </w:r>
        <w:r w:rsidRPr="00307ED9">
          <w:rPr>
            <w:lang w:bidi="fa-IR"/>
          </w:rPr>
          <w:t xml:space="preserve"> (Pole-Zero Map)</w:t>
        </w:r>
        <w:bookmarkEnd w:id="179"/>
      </w:ins>
    </w:p>
    <w:p w14:paraId="29B11855" w14:textId="41939CBA" w:rsidR="001D0266" w:rsidRPr="00307ED9" w:rsidRDefault="001D0266" w:rsidP="00A33D09">
      <w:pPr>
        <w:bidi/>
        <w:rPr>
          <w:ins w:id="180" w:author="mamad" w:date="2026-02-12T20:23:00Z"/>
          <w:rFonts w:cs="B Nazanin"/>
          <w:rtl/>
          <w:lang w:bidi="fa-IR"/>
        </w:rPr>
      </w:pPr>
      <w:ins w:id="181" w:author="mamad" w:date="2026-02-12T20:23:00Z">
        <w:r w:rsidRPr="00307ED9">
          <w:rPr>
            <w:rFonts w:cs="B Nazanin"/>
            <w:rtl/>
          </w:rPr>
          <w:t>با رسم نمودار قطب-صفر (طبق خروجی کد متلب)</w:t>
        </w:r>
        <w:r w:rsidRPr="00307ED9">
          <w:rPr>
            <w:rFonts w:cs="B Nazanin"/>
            <w:lang w:bidi="fa-IR"/>
          </w:rPr>
          <w:t>:</w:t>
        </w:r>
      </w:ins>
    </w:p>
    <w:p w14:paraId="460815F9" w14:textId="37249212" w:rsidR="001D0266" w:rsidRPr="00307ED9" w:rsidRDefault="002A0684" w:rsidP="001D0266">
      <w:pPr>
        <w:bidi/>
        <w:rPr>
          <w:ins w:id="182" w:author="mamad" w:date="2026-02-12T20:23:00Z"/>
          <w:rFonts w:cs="B Nazanin"/>
          <w:rtl/>
          <w:lang w:bidi="fa-IR"/>
        </w:rPr>
      </w:pPr>
      <w:ins w:id="183" w:author="mamad" w:date="2026-02-12T20:24:00Z">
        <w:r w:rsidRPr="00307ED9">
          <w:rPr>
            <w:rFonts w:cs="B Nazanin"/>
            <w:noProof/>
          </w:rPr>
          <w:drawing>
            <wp:anchor distT="0" distB="0" distL="114300" distR="114300" simplePos="0" relativeHeight="251663360" behindDoc="0" locked="0" layoutInCell="1" allowOverlap="1" wp14:anchorId="110494A8" wp14:editId="2BED5F0E">
              <wp:simplePos x="0" y="0"/>
              <wp:positionH relativeFrom="margin">
                <wp:align>center</wp:align>
              </wp:positionH>
              <wp:positionV relativeFrom="paragraph">
                <wp:posOffset>584</wp:posOffset>
              </wp:positionV>
              <wp:extent cx="3064510" cy="2771775"/>
              <wp:effectExtent l="0" t="0" r="2540" b="9525"/>
              <wp:wrapTopAndBottom/>
              <wp:docPr id="16340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28571" name=""/>
                      <pic:cNvPicPr/>
                    </pic:nvPicPr>
                    <pic:blipFill>
                      <a:blip r:embed="rId20">
                        <a:extLst>
                          <a:ext uri="{28A0092B-C50C-407E-A947-70E740481C1C}">
                            <a14:useLocalDpi xmlns:a14="http://schemas.microsoft.com/office/drawing/2010/main" val="0"/>
                          </a:ext>
                        </a:extLst>
                      </a:blip>
                      <a:stretch>
                        <a:fillRect/>
                      </a:stretch>
                    </pic:blipFill>
                    <pic:spPr>
                      <a:xfrm>
                        <a:off x="0" y="0"/>
                        <a:ext cx="3064510" cy="2771775"/>
                      </a:xfrm>
                      <a:prstGeom prst="rect">
                        <a:avLst/>
                      </a:prstGeom>
                    </pic:spPr>
                  </pic:pic>
                </a:graphicData>
              </a:graphic>
              <wp14:sizeRelH relativeFrom="margin">
                <wp14:pctWidth>0</wp14:pctWidth>
              </wp14:sizeRelH>
              <wp14:sizeRelV relativeFrom="margin">
                <wp14:pctHeight>0</wp14:pctHeight>
              </wp14:sizeRelV>
            </wp:anchor>
          </w:drawing>
        </w:r>
      </w:ins>
    </w:p>
    <w:p w14:paraId="0FBB56FD" w14:textId="77777777" w:rsidR="002A0684" w:rsidRPr="00307ED9" w:rsidRDefault="002A0684" w:rsidP="002A0684">
      <w:pPr>
        <w:rPr>
          <w:ins w:id="184" w:author="mamad" w:date="2026-02-12T20:25:00Z"/>
          <w:rFonts w:cs="B Nazanin"/>
          <w:lang w:bidi="fa-IR"/>
        </w:rPr>
      </w:pPr>
      <w:ins w:id="185" w:author="mamad" w:date="2026-02-12T20:25:00Z">
        <w:r w:rsidRPr="00307ED9">
          <w:rPr>
            <w:rFonts w:cs="B Nazanin"/>
            <w:lang w:bidi="fa-IR"/>
          </w:rPr>
          <w:t>Characteristic Equation Coefficients:</w:t>
        </w:r>
      </w:ins>
    </w:p>
    <w:p w14:paraId="2104CFED" w14:textId="77777777" w:rsidR="002A0684" w:rsidRPr="00307ED9" w:rsidRDefault="002A0684" w:rsidP="002A0684">
      <w:pPr>
        <w:rPr>
          <w:ins w:id="186" w:author="mamad" w:date="2026-02-12T20:25:00Z"/>
          <w:rFonts w:cs="B Nazanin"/>
          <w:lang w:bidi="fa-IR"/>
        </w:rPr>
      </w:pPr>
      <w:ins w:id="187" w:author="mamad" w:date="2026-02-12T20:25:00Z">
        <w:r w:rsidRPr="00307ED9">
          <w:rPr>
            <w:rFonts w:cs="B Nazanin"/>
            <w:lang w:bidi="fa-IR"/>
          </w:rPr>
          <w:t>a1 (s^1): 200</w:t>
        </w:r>
      </w:ins>
    </w:p>
    <w:p w14:paraId="50A96A6C" w14:textId="77777777" w:rsidR="002A0684" w:rsidRPr="00307ED9" w:rsidRDefault="002A0684" w:rsidP="002A0684">
      <w:pPr>
        <w:rPr>
          <w:ins w:id="188" w:author="mamad" w:date="2026-02-12T20:25:00Z"/>
          <w:rFonts w:cs="B Nazanin"/>
          <w:lang w:bidi="fa-IR"/>
        </w:rPr>
      </w:pPr>
      <w:ins w:id="189" w:author="mamad" w:date="2026-02-12T20:25:00Z">
        <w:r w:rsidRPr="00307ED9">
          <w:rPr>
            <w:rFonts w:cs="B Nazanin"/>
            <w:lang w:bidi="fa-IR"/>
          </w:rPr>
          <w:t>a0 (s^0): 1</w:t>
        </w:r>
      </w:ins>
    </w:p>
    <w:p w14:paraId="63BE344A" w14:textId="057424EC" w:rsidR="001D0266" w:rsidRPr="00307ED9" w:rsidRDefault="002A0684">
      <w:pPr>
        <w:rPr>
          <w:ins w:id="190" w:author="mamad" w:date="2026-02-12T20:23:00Z"/>
          <w:rFonts w:cs="B Nazanin"/>
          <w:lang w:bidi="fa-IR"/>
        </w:rPr>
        <w:pPrChange w:id="191" w:author="mamad" w:date="2026-02-12T20:25:00Z">
          <w:pPr>
            <w:bidi/>
          </w:pPr>
        </w:pPrChange>
      </w:pPr>
      <w:ins w:id="192" w:author="mamad" w:date="2026-02-12T20:25:00Z">
        <w:r w:rsidRPr="00307ED9">
          <w:rPr>
            <w:rFonts w:cs="B Nazanin"/>
            <w:lang w:bidi="fa-IR"/>
          </w:rPr>
          <w:t>Result: All coefficients are positive -&gt; System is Stable.</w:t>
        </w:r>
      </w:ins>
    </w:p>
    <w:p w14:paraId="7B153207" w14:textId="77777777" w:rsidR="001D0266" w:rsidRPr="00307ED9" w:rsidRDefault="001D0266" w:rsidP="001D0266">
      <w:pPr>
        <w:bidi/>
        <w:rPr>
          <w:ins w:id="193" w:author="mamad" w:date="2026-02-12T20:23:00Z"/>
          <w:rFonts w:cs="B Nazanin"/>
          <w:lang w:bidi="fa-IR"/>
        </w:rPr>
      </w:pPr>
    </w:p>
    <w:p w14:paraId="75B360AB" w14:textId="11968E0E" w:rsidR="001D0266" w:rsidRPr="00307ED9" w:rsidRDefault="001D0266" w:rsidP="0091682E">
      <w:pPr>
        <w:bidi/>
        <w:jc w:val="both"/>
        <w:rPr>
          <w:ins w:id="194" w:author="mamad" w:date="2026-02-12T20:23:00Z"/>
          <w:rFonts w:cs="B Nazanin"/>
          <w:lang w:bidi="fa-IR"/>
        </w:rPr>
      </w:pPr>
      <w:ins w:id="195" w:author="mamad" w:date="2026-02-12T20:23:00Z">
        <w:r w:rsidRPr="00A33D09">
          <w:rPr>
            <w:rFonts w:cs="B Nazanin"/>
            <w:rtl/>
          </w:rPr>
          <w:t>سیستم</w:t>
        </w:r>
        <w:r w:rsidRPr="00A33D09">
          <w:rPr>
            <w:rFonts w:ascii="Cambria" w:hAnsi="Cambria" w:cs="Cambria" w:hint="cs"/>
            <w:rtl/>
          </w:rPr>
          <w:t> </w:t>
        </w:r>
        <w:r w:rsidRPr="00A33D09">
          <w:rPr>
            <w:rFonts w:cs="B Nazanin"/>
            <w:rtl/>
          </w:rPr>
          <w:t>فاقد صفر</w:t>
        </w:r>
        <w:r w:rsidRPr="00A33D09">
          <w:rPr>
            <w:rFonts w:cs="B Nazanin"/>
            <w:lang w:bidi="fa-IR"/>
          </w:rPr>
          <w:t xml:space="preserve"> (Zero) </w:t>
        </w:r>
        <w:r w:rsidRPr="00A33D09">
          <w:rPr>
            <w:rFonts w:cs="B Nazanin"/>
            <w:rtl/>
          </w:rPr>
          <w:t>است</w:t>
        </w:r>
        <w:r w:rsidRPr="00A33D09">
          <w:rPr>
            <w:rFonts w:cs="B Nazanin"/>
            <w:lang w:bidi="fa-IR"/>
          </w:rPr>
          <w:t>.</w:t>
        </w:r>
      </w:ins>
      <w:r w:rsidR="00A33D09" w:rsidRPr="00A33D09">
        <w:rPr>
          <w:rFonts w:cs="B Nazanin" w:hint="cs"/>
          <w:rtl/>
          <w:lang w:bidi="fa-IR"/>
        </w:rPr>
        <w:t xml:space="preserve"> </w:t>
      </w:r>
      <w:ins w:id="196" w:author="mamad" w:date="2026-02-12T20:23:00Z">
        <w:r w:rsidRPr="00A33D09">
          <w:rPr>
            <w:rFonts w:cs="B Nazanin"/>
            <w:rtl/>
          </w:rPr>
          <w:t>سیستم دارای</w:t>
        </w:r>
        <w:r w:rsidRPr="00A33D09">
          <w:rPr>
            <w:rFonts w:ascii="Cambria" w:hAnsi="Cambria" w:cs="Cambria" w:hint="cs"/>
            <w:rtl/>
          </w:rPr>
          <w:t> </w:t>
        </w:r>
        <w:r w:rsidRPr="00A33D09">
          <w:rPr>
            <w:rFonts w:cs="B Nazanin"/>
            <w:rtl/>
          </w:rPr>
          <w:t>یک قطب</w:t>
        </w:r>
        <w:r w:rsidRPr="00A33D09">
          <w:rPr>
            <w:rFonts w:cs="B Nazanin"/>
            <w:lang w:bidi="fa-IR"/>
          </w:rPr>
          <w:t xml:space="preserve"> (Pole) </w:t>
        </w:r>
        <w:r w:rsidRPr="00A33D09">
          <w:rPr>
            <w:rFonts w:cs="B Nazanin"/>
            <w:rtl/>
          </w:rPr>
          <w:t>در</w:t>
        </w:r>
        <w:r w:rsidRPr="00307ED9">
          <w:rPr>
            <w:rFonts w:cs="B Nazanin"/>
            <w:rtl/>
          </w:rPr>
          <w:t xml:space="preserve"> موقعیت</w:t>
        </w:r>
        <w:r w:rsidRPr="00307ED9">
          <w:rPr>
            <w:rFonts w:ascii="Cambria" w:hAnsi="Cambria" w:cs="Cambria" w:hint="cs"/>
            <w:rtl/>
          </w:rPr>
          <w:t> </w:t>
        </w:r>
      </w:ins>
      <m:oMath>
        <m:r>
          <w:ins w:id="197" w:author="mamad" w:date="2026-02-12T20:23:00Z">
            <w:rPr>
              <w:rFonts w:ascii="Cambria Math" w:hAnsi="Cambria Math" w:cs="B Nazanin"/>
              <w:lang w:bidi="fa-IR"/>
            </w:rPr>
            <m:t>s=-0.005</m:t>
          </w:ins>
        </m:r>
      </m:oMath>
      <w:ins w:id="198" w:author="mamad" w:date="2026-02-12T20:23:00Z">
        <w:r w:rsidRPr="00307ED9">
          <w:rPr>
            <w:rFonts w:cs="B Nazanin"/>
            <w:lang w:bidi="fa-IR"/>
          </w:rPr>
          <w:t> </w:t>
        </w:r>
        <w:r w:rsidRPr="00307ED9">
          <w:rPr>
            <w:rFonts w:cs="B Nazanin"/>
            <w:rtl/>
          </w:rPr>
          <w:t>روی محور حقیقی است</w:t>
        </w:r>
        <w:r w:rsidRPr="00307ED9">
          <w:rPr>
            <w:rFonts w:cs="B Nazanin"/>
            <w:lang w:bidi="fa-IR"/>
          </w:rPr>
          <w:t>.</w:t>
        </w:r>
      </w:ins>
      <w:r w:rsidR="00A33D09">
        <w:rPr>
          <w:rFonts w:cs="B Nazanin" w:hint="cs"/>
          <w:rtl/>
          <w:lang w:bidi="fa-IR"/>
        </w:rPr>
        <w:t xml:space="preserve"> </w:t>
      </w:r>
      <w:ins w:id="199" w:author="mamad" w:date="2026-02-12T20:23:00Z">
        <w:r w:rsidRPr="00307ED9">
          <w:rPr>
            <w:rFonts w:cs="B Nazanin"/>
            <w:rtl/>
          </w:rPr>
          <w:t>قرارگیری قطب در ناحیه منفی محور حقیقی، بیانگر رفتار</w:t>
        </w:r>
        <w:r w:rsidRPr="00307ED9">
          <w:rPr>
            <w:rFonts w:ascii="Cambria" w:hAnsi="Cambria" w:cs="Cambria" w:hint="cs"/>
            <w:rtl/>
          </w:rPr>
          <w:t> </w:t>
        </w:r>
        <w:r w:rsidRPr="00307ED9">
          <w:rPr>
            <w:rFonts w:cs="B Nazanin"/>
            <w:b/>
            <w:bCs/>
            <w:rtl/>
          </w:rPr>
          <w:t>میرا</w:t>
        </w:r>
        <w:r w:rsidRPr="00307ED9">
          <w:rPr>
            <w:rFonts w:ascii="Cambria" w:hAnsi="Cambria" w:cs="Cambria" w:hint="cs"/>
            <w:rtl/>
          </w:rPr>
          <w:t> </w:t>
        </w:r>
        <w:r w:rsidRPr="00307ED9">
          <w:rPr>
            <w:rFonts w:cs="B Nazanin" w:hint="cs"/>
            <w:rtl/>
          </w:rPr>
          <w:t>و</w:t>
        </w:r>
        <w:r w:rsidRPr="00307ED9">
          <w:rPr>
            <w:rFonts w:ascii="Cambria" w:hAnsi="Cambria" w:cs="Cambria" w:hint="cs"/>
            <w:rtl/>
          </w:rPr>
          <w:t> </w:t>
        </w:r>
        <w:r w:rsidRPr="00307ED9">
          <w:rPr>
            <w:rFonts w:cs="B Nazanin"/>
            <w:b/>
            <w:bCs/>
            <w:rtl/>
          </w:rPr>
          <w:t>بدون نوسان</w:t>
        </w:r>
        <w:r w:rsidRPr="00307ED9">
          <w:rPr>
            <w:rFonts w:ascii="Cambria" w:hAnsi="Cambria" w:cs="Cambria" w:hint="cs"/>
            <w:rtl/>
          </w:rPr>
          <w:t> </w:t>
        </w:r>
        <w:r w:rsidRPr="00307ED9">
          <w:rPr>
            <w:rFonts w:cs="B Nazanin" w:hint="cs"/>
            <w:rtl/>
          </w:rPr>
          <w:t>سیستم</w:t>
        </w:r>
        <w:r w:rsidRPr="00307ED9">
          <w:rPr>
            <w:rFonts w:cs="B Nazanin"/>
            <w:rtl/>
          </w:rPr>
          <w:t xml:space="preserve"> </w:t>
        </w:r>
        <w:r w:rsidRPr="00307ED9">
          <w:rPr>
            <w:rFonts w:cs="B Nazanin" w:hint="cs"/>
            <w:rtl/>
          </w:rPr>
          <w:t>در</w:t>
        </w:r>
        <w:r w:rsidRPr="00307ED9">
          <w:rPr>
            <w:rFonts w:cs="B Nazanin"/>
            <w:rtl/>
          </w:rPr>
          <w:t xml:space="preserve"> </w:t>
        </w:r>
        <w:r w:rsidRPr="00307ED9">
          <w:rPr>
            <w:rFonts w:cs="B Nazanin" w:hint="cs"/>
            <w:rtl/>
          </w:rPr>
          <w:t>پاسخ</w:t>
        </w:r>
        <w:r w:rsidRPr="00307ED9">
          <w:rPr>
            <w:rFonts w:cs="B Nazanin"/>
            <w:rtl/>
          </w:rPr>
          <w:t xml:space="preserve"> </w:t>
        </w:r>
        <w:r w:rsidRPr="00307ED9">
          <w:rPr>
            <w:rFonts w:cs="B Nazanin" w:hint="cs"/>
            <w:rtl/>
          </w:rPr>
          <w:t>پله</w:t>
        </w:r>
        <w:r w:rsidRPr="00307ED9">
          <w:rPr>
            <w:rFonts w:cs="B Nazanin"/>
            <w:rtl/>
          </w:rPr>
          <w:t xml:space="preserve"> </w:t>
        </w:r>
        <w:r w:rsidRPr="00307ED9">
          <w:rPr>
            <w:rFonts w:cs="B Nazanin" w:hint="cs"/>
            <w:rtl/>
          </w:rPr>
          <w:t>حلقه‌باز</w:t>
        </w:r>
        <w:r w:rsidRPr="00307ED9">
          <w:rPr>
            <w:rFonts w:cs="B Nazanin"/>
            <w:rtl/>
          </w:rPr>
          <w:t xml:space="preserve"> </w:t>
        </w:r>
        <w:r w:rsidRPr="00307ED9">
          <w:rPr>
            <w:rFonts w:cs="B Nazanin" w:hint="cs"/>
            <w:rtl/>
          </w:rPr>
          <w:t>است</w:t>
        </w:r>
        <w:r w:rsidRPr="00307ED9">
          <w:rPr>
            <w:rFonts w:cs="B Nazanin"/>
            <w:rtl/>
          </w:rPr>
          <w:t xml:space="preserve">. </w:t>
        </w:r>
        <w:r w:rsidRPr="00307ED9">
          <w:rPr>
            <w:rFonts w:cs="B Nazanin" w:hint="cs"/>
            <w:rtl/>
          </w:rPr>
          <w:t>نزدیکی</w:t>
        </w:r>
        <w:r w:rsidRPr="00307ED9">
          <w:rPr>
            <w:rFonts w:cs="B Nazanin"/>
            <w:rtl/>
          </w:rPr>
          <w:t xml:space="preserve"> </w:t>
        </w:r>
        <w:r w:rsidRPr="00307ED9">
          <w:rPr>
            <w:rFonts w:cs="B Nazanin" w:hint="cs"/>
            <w:rtl/>
          </w:rPr>
          <w:t>قطب</w:t>
        </w:r>
        <w:r w:rsidRPr="00307ED9">
          <w:rPr>
            <w:rFonts w:cs="B Nazanin"/>
            <w:rtl/>
          </w:rPr>
          <w:t xml:space="preserve"> </w:t>
        </w:r>
        <w:r w:rsidRPr="00307ED9">
          <w:rPr>
            <w:rFonts w:cs="B Nazanin" w:hint="cs"/>
            <w:rtl/>
          </w:rPr>
          <w:t>به</w:t>
        </w:r>
        <w:r w:rsidRPr="00307ED9">
          <w:rPr>
            <w:rFonts w:cs="B Nazanin"/>
            <w:rtl/>
          </w:rPr>
          <w:t xml:space="preserve"> </w:t>
        </w:r>
        <w:r w:rsidRPr="00307ED9">
          <w:rPr>
            <w:rFonts w:cs="B Nazanin" w:hint="cs"/>
            <w:rtl/>
          </w:rPr>
          <w:t>مبدأ</w:t>
        </w:r>
        <w:r w:rsidRPr="00307ED9">
          <w:rPr>
            <w:rFonts w:cs="B Nazanin"/>
            <w:rtl/>
          </w:rPr>
          <w:t xml:space="preserve"> </w:t>
        </w:r>
        <w:r w:rsidRPr="00307ED9">
          <w:rPr>
            <w:rFonts w:cs="B Nazanin" w:hint="cs"/>
            <w:rtl/>
          </w:rPr>
          <w:t>مختصات</w:t>
        </w:r>
        <w:r w:rsidRPr="00307ED9">
          <w:rPr>
            <w:rFonts w:cs="B Nazanin"/>
            <w:lang w:bidi="fa-IR"/>
          </w:rPr>
          <w:t xml:space="preserve"> (</w:t>
        </w:r>
      </w:ins>
      <m:oMath>
        <m:r>
          <w:ins w:id="200" w:author="mamad" w:date="2026-02-12T20:23:00Z">
            <w:rPr>
              <w:rFonts w:ascii="Cambria Math" w:hAnsi="Cambria Math" w:cs="B Nazanin"/>
              <w:lang w:bidi="fa-IR"/>
            </w:rPr>
            <m:t>s=0</m:t>
          </w:ins>
        </m:r>
      </m:oMath>
      <w:ins w:id="201" w:author="mamad" w:date="2026-02-12T20:23:00Z">
        <w:r w:rsidRPr="00307ED9">
          <w:rPr>
            <w:rFonts w:cs="B Nazanin"/>
            <w:lang w:bidi="fa-IR"/>
          </w:rPr>
          <w:t xml:space="preserve">) </w:t>
        </w:r>
        <w:r w:rsidRPr="00307ED9">
          <w:rPr>
            <w:rFonts w:cs="B Nazanin"/>
            <w:rtl/>
          </w:rPr>
          <w:t>نشان‌دهنده</w:t>
        </w:r>
        <w:r w:rsidRPr="00307ED9">
          <w:rPr>
            <w:rFonts w:ascii="Cambria" w:hAnsi="Cambria" w:cs="Cambria" w:hint="cs"/>
            <w:rtl/>
          </w:rPr>
          <w:t> </w:t>
        </w:r>
        <w:r w:rsidRPr="00307ED9">
          <w:rPr>
            <w:rFonts w:cs="B Nazanin"/>
            <w:b/>
            <w:bCs/>
            <w:rtl/>
          </w:rPr>
          <w:t>ثابت زمانی بزرگ</w:t>
        </w:r>
        <w:r w:rsidRPr="00307ED9">
          <w:rPr>
            <w:rFonts w:ascii="Cambria" w:hAnsi="Cambria" w:cs="Cambria" w:hint="cs"/>
            <w:rtl/>
          </w:rPr>
          <w:t> </w:t>
        </w:r>
      </w:ins>
      <m:oMath>
        <m:r>
          <w:ins w:id="202" w:author="mamad" w:date="2026-02-12T20:23:00Z">
            <w:rPr>
              <w:rFonts w:ascii="Cambria Math" w:hAnsi="Cambria Math" w:cs="B Nazanin"/>
              <w:lang w:bidi="fa-IR"/>
            </w:rPr>
            <m:t>τ=200</m:t>
          </w:ins>
        </m:r>
      </m:oMath>
      <w:ins w:id="203" w:author="mamad" w:date="2026-02-12T20:23:00Z">
        <w:r w:rsidRPr="00307ED9">
          <w:rPr>
            <w:rFonts w:cs="B Nazanin"/>
            <w:lang w:bidi="fa-IR"/>
          </w:rPr>
          <w:t> </w:t>
        </w:r>
        <w:r w:rsidRPr="00307ED9">
          <w:rPr>
            <w:rFonts w:cs="B Nazanin"/>
            <w:rtl/>
          </w:rPr>
          <w:t>ثانیه و در نتیجه</w:t>
        </w:r>
        <w:r w:rsidRPr="00307ED9">
          <w:rPr>
            <w:rFonts w:ascii="Cambria" w:hAnsi="Cambria" w:cs="Cambria" w:hint="cs"/>
            <w:rtl/>
          </w:rPr>
          <w:t> </w:t>
        </w:r>
        <w:r w:rsidRPr="00A33D09">
          <w:rPr>
            <w:rFonts w:cs="B Nazanin"/>
            <w:rtl/>
          </w:rPr>
          <w:t>کندی سیستم</w:t>
        </w:r>
        <w:r w:rsidRPr="00A33D09">
          <w:rPr>
            <w:rFonts w:ascii="Cambria" w:hAnsi="Cambria" w:cs="Cambria" w:hint="cs"/>
            <w:rtl/>
          </w:rPr>
          <w:t> </w:t>
        </w:r>
        <w:r w:rsidRPr="00A33D09">
          <w:rPr>
            <w:rFonts w:cs="B Nazanin" w:hint="cs"/>
            <w:rtl/>
          </w:rPr>
          <w:t>است</w:t>
        </w:r>
        <w:r w:rsidRPr="00307ED9">
          <w:rPr>
            <w:rFonts w:cs="B Nazanin"/>
            <w:lang w:bidi="fa-IR"/>
          </w:rPr>
          <w:t>.</w:t>
        </w:r>
      </w:ins>
    </w:p>
    <w:p w14:paraId="7D90693E" w14:textId="0391CF43" w:rsidR="001D0266" w:rsidRPr="00307ED9" w:rsidRDefault="001D0266" w:rsidP="000174FC">
      <w:pPr>
        <w:pStyle w:val="Heading2"/>
        <w:bidi/>
        <w:rPr>
          <w:ins w:id="204" w:author="mamad" w:date="2026-02-12T20:23:00Z"/>
          <w:lang w:bidi="fa-IR"/>
        </w:rPr>
      </w:pPr>
      <w:ins w:id="205" w:author="mamad" w:date="2026-02-12T20:23:00Z">
        <w:r w:rsidRPr="00307ED9">
          <w:rPr>
            <w:rtl/>
          </w:rPr>
          <w:t xml:space="preserve"> </w:t>
        </w:r>
        <w:bookmarkStart w:id="206" w:name="_Toc221808009"/>
        <w:r w:rsidRPr="00307ED9">
          <w:rPr>
            <w:rtl/>
          </w:rPr>
          <w:t>تحلیل رفتار غیرخطی و ناپایداری</w:t>
        </w:r>
        <w:r w:rsidRPr="00307ED9">
          <w:rPr>
            <w:lang w:bidi="fa-IR"/>
          </w:rPr>
          <w:t xml:space="preserve"> (Non-linear Analysis)</w:t>
        </w:r>
        <w:bookmarkEnd w:id="206"/>
      </w:ins>
    </w:p>
    <w:p w14:paraId="282269BC" w14:textId="312A5F37" w:rsidR="001D0266" w:rsidRPr="00307ED9" w:rsidRDefault="001D0266" w:rsidP="001D0266">
      <w:pPr>
        <w:bidi/>
        <w:rPr>
          <w:ins w:id="207" w:author="mamad" w:date="2026-02-12T20:23:00Z"/>
          <w:rFonts w:cs="B Nazanin"/>
          <w:lang w:bidi="fa-IR"/>
        </w:rPr>
      </w:pPr>
      <w:ins w:id="208" w:author="mamad" w:date="2026-02-12T20:23:00Z">
        <w:r w:rsidRPr="00307ED9">
          <w:rPr>
            <w:rFonts w:cs="B Nazanin"/>
            <w:rtl/>
          </w:rPr>
          <w:t>در سیستم‌های واقعی، محدودیت‌های فیزیکی موجب بروز رفتارهای غیرخطی می‌شوند که مدل خطی</w:t>
        </w:r>
        <w:r w:rsidRPr="00307ED9">
          <w:rPr>
            <w:rFonts w:ascii="Cambria" w:hAnsi="Cambria" w:cs="Cambria" w:hint="cs"/>
            <w:rtl/>
          </w:rPr>
          <w:t> </w:t>
        </w:r>
      </w:ins>
      <m:oMath>
        <m:r>
          <w:ins w:id="209" w:author="mamad" w:date="2026-02-12T20:23:00Z">
            <w:rPr>
              <w:rFonts w:ascii="Cambria Math" w:hAnsi="Cambria Math" w:cs="B Nazanin"/>
              <w:lang w:bidi="fa-IR"/>
            </w:rPr>
            <m:t>G(s)=</m:t>
          </w:ins>
        </m:r>
        <m:f>
          <m:fPr>
            <m:ctrlPr>
              <w:ins w:id="210" w:author="mamad" w:date="2026-02-12T20:23:00Z">
                <w:rPr>
                  <w:rFonts w:ascii="Cambria Math" w:hAnsi="Cambria Math" w:cs="B Nazanin"/>
                  <w:lang w:bidi="fa-IR"/>
                </w:rPr>
              </w:ins>
            </m:ctrlPr>
          </m:fPr>
          <m:num>
            <m:r>
              <w:ins w:id="211" w:author="mamad" w:date="2026-02-12T20:23:00Z">
                <w:rPr>
                  <w:rFonts w:ascii="Cambria Math" w:hAnsi="Cambria Math" w:cs="B Nazanin"/>
                  <w:lang w:bidi="fa-IR"/>
                </w:rPr>
                <m:t>20</m:t>
              </w:ins>
            </m:r>
          </m:num>
          <m:den>
            <m:r>
              <w:ins w:id="212" w:author="mamad" w:date="2026-02-12T20:23:00Z">
                <w:rPr>
                  <w:rFonts w:ascii="Cambria Math" w:hAnsi="Cambria Math" w:cs="B Nazanin"/>
                  <w:lang w:bidi="fa-IR"/>
                </w:rPr>
                <m:t>200s+1</m:t>
              </w:ins>
            </m:r>
          </m:den>
        </m:f>
      </m:oMath>
      <w:ins w:id="213" w:author="mamad" w:date="2026-02-12T20:23:00Z">
        <w:r w:rsidRPr="00307ED9">
          <w:rPr>
            <w:rFonts w:cs="B Nazanin"/>
            <w:lang w:bidi="fa-IR"/>
          </w:rPr>
          <w:t> </w:t>
        </w:r>
        <w:r w:rsidRPr="00307ED9">
          <w:rPr>
            <w:rFonts w:cs="B Nazanin"/>
            <w:rtl/>
          </w:rPr>
          <w:t>قادر به پیش‌بینی آن‌ها نیست. دو عامل اصلی که می‌تواند به ناپایداری یا عملکرد نامطلوب منجر شود، عبارت‌اند از</w:t>
        </w:r>
        <w:r w:rsidRPr="00307ED9">
          <w:rPr>
            <w:rFonts w:cs="B Nazanin"/>
            <w:lang w:bidi="fa-IR"/>
          </w:rPr>
          <w:t>:</w:t>
        </w:r>
      </w:ins>
    </w:p>
    <w:p w14:paraId="1BEDD828" w14:textId="044B3A6B" w:rsidR="00A33D09" w:rsidRDefault="001D0266" w:rsidP="000174FC">
      <w:pPr>
        <w:pStyle w:val="Heading3"/>
        <w:bidi/>
        <w:rPr>
          <w:rtl/>
          <w:lang w:bidi="fa-IR"/>
        </w:rPr>
      </w:pPr>
      <w:bookmarkStart w:id="214" w:name="_Toc221808010"/>
      <w:ins w:id="215" w:author="mamad" w:date="2026-02-12T20:23:00Z">
        <w:r w:rsidRPr="00307ED9">
          <w:rPr>
            <w:rtl/>
          </w:rPr>
          <w:lastRenderedPageBreak/>
          <w:t>اشباع محرک و واینداپ انتگرال‌گیر</w:t>
        </w:r>
        <w:r w:rsidRPr="00307ED9">
          <w:rPr>
            <w:lang w:bidi="fa-IR"/>
          </w:rPr>
          <w:t xml:space="preserve"> (Actuator Saturation &amp; Integrator Windup):</w:t>
        </w:r>
      </w:ins>
      <w:bookmarkEnd w:id="214"/>
    </w:p>
    <w:p w14:paraId="4B3F0EAA" w14:textId="691AD6A0" w:rsidR="001D0266" w:rsidRPr="00307ED9" w:rsidRDefault="001D0266" w:rsidP="00A33D09">
      <w:pPr>
        <w:bidi/>
        <w:jc w:val="both"/>
        <w:rPr>
          <w:ins w:id="216" w:author="mamad" w:date="2026-02-12T20:23:00Z"/>
          <w:rFonts w:cs="B Nazanin"/>
          <w:lang w:bidi="fa-IR"/>
        </w:rPr>
      </w:pPr>
      <w:ins w:id="217" w:author="mamad" w:date="2026-02-12T20:23:00Z">
        <w:r w:rsidRPr="00307ED9">
          <w:rPr>
            <w:rFonts w:cs="B Nazanin"/>
            <w:rtl/>
          </w:rPr>
          <w:t xml:space="preserve">شیر ورودی تنها در بازه </w:t>
        </w:r>
        <w:r w:rsidRPr="00307ED9">
          <w:rPr>
            <w:rFonts w:cs="B Nazanin"/>
            <w:rtl/>
            <w:lang w:bidi="fa-IR"/>
          </w:rPr>
          <w:t>۰</w:t>
        </w:r>
        <w:r w:rsidRPr="00307ED9">
          <w:rPr>
            <w:rFonts w:cs="B Nazanin"/>
            <w:rtl/>
          </w:rPr>
          <w:t xml:space="preserve"> تا </w:t>
        </w:r>
        <w:r w:rsidRPr="00307ED9">
          <w:rPr>
            <w:rFonts w:cs="B Nazanin"/>
            <w:rtl/>
            <w:lang w:bidi="fa-IR"/>
          </w:rPr>
          <w:t>۱۰۰</w:t>
        </w:r>
        <w:r w:rsidRPr="00307ED9">
          <w:rPr>
            <w:rFonts w:ascii="Times New Roman" w:hAnsi="Times New Roman" w:cs="Times New Roman" w:hint="cs"/>
            <w:rtl/>
            <w:lang w:bidi="fa-IR"/>
          </w:rPr>
          <w:t>٪</w:t>
        </w:r>
        <w:r w:rsidRPr="00307ED9">
          <w:rPr>
            <w:rFonts w:cs="B Nazanin"/>
            <w:rtl/>
          </w:rPr>
          <w:t xml:space="preserve"> قابل تنظیم است</w:t>
        </w:r>
        <w:r w:rsidRPr="00307ED9">
          <w:rPr>
            <w:rFonts w:cs="B Nazanin"/>
            <w:lang w:bidi="fa-IR"/>
          </w:rPr>
          <w:t xml:space="preserve"> (</w:t>
        </w:r>
      </w:ins>
      <m:oMath>
        <m:r>
          <w:ins w:id="218" w:author="mamad" w:date="2026-02-12T20:23:00Z">
            <w:rPr>
              <w:rFonts w:ascii="Cambria Math" w:hAnsi="Cambria Math" w:cs="B Nazanin"/>
              <w:lang w:bidi="fa-IR"/>
            </w:rPr>
            <m:t>u∈[0,1]</m:t>
          </w:ins>
        </m:r>
      </m:oMath>
      <w:ins w:id="219" w:author="mamad" w:date="2026-02-12T20:23:00Z">
        <w:r w:rsidRPr="00307ED9">
          <w:rPr>
            <w:rFonts w:cs="B Nazanin"/>
            <w:lang w:bidi="fa-IR"/>
          </w:rPr>
          <w:t xml:space="preserve">). </w:t>
        </w:r>
        <w:r w:rsidRPr="00307ED9">
          <w:rPr>
            <w:rFonts w:cs="B Nazanin"/>
            <w:rtl/>
          </w:rPr>
          <w:t>اگر کنترل‌کننده مثلاً</w:t>
        </w:r>
        <w:r w:rsidRPr="00307ED9">
          <w:rPr>
            <w:rFonts w:cs="B Nazanin"/>
            <w:lang w:bidi="fa-IR"/>
          </w:rPr>
          <w:t xml:space="preserve"> PID </w:t>
        </w:r>
        <w:r w:rsidRPr="00307ED9">
          <w:rPr>
            <w:rFonts w:cs="B Nazanin"/>
            <w:rtl/>
          </w:rPr>
          <w:t>فرمانی خارج از این بازه صادر کند مثلاً</w:t>
        </w:r>
        <w:r w:rsidRPr="00307ED9">
          <w:rPr>
            <w:rFonts w:ascii="Cambria" w:hAnsi="Cambria" w:cs="Cambria" w:hint="cs"/>
            <w:rtl/>
          </w:rPr>
          <w:t> </w:t>
        </w:r>
      </w:ins>
      <m:oMath>
        <m:r>
          <w:ins w:id="220" w:author="mamad" w:date="2026-02-12T20:23:00Z">
            <w:rPr>
              <w:rFonts w:ascii="Cambria Math" w:hAnsi="Cambria Math" w:cs="B Nazanin"/>
              <w:lang w:bidi="fa-IR"/>
            </w:rPr>
            <m:t>u=1.5</m:t>
          </w:ins>
        </m:r>
      </m:oMath>
      <w:ins w:id="221" w:author="mamad" w:date="2026-02-12T20:23:00Z">
        <w:r w:rsidRPr="00307ED9">
          <w:rPr>
            <w:rFonts w:cs="B Nazanin"/>
            <w:rtl/>
          </w:rPr>
          <w:t xml:space="preserve">، شیر عملاً روی </w:t>
        </w:r>
        <w:r w:rsidRPr="00307ED9">
          <w:rPr>
            <w:rFonts w:cs="B Nazanin"/>
            <w:rtl/>
            <w:lang w:bidi="fa-IR"/>
          </w:rPr>
          <w:t>۱</w:t>
        </w:r>
        <w:r w:rsidRPr="00307ED9">
          <w:rPr>
            <w:rFonts w:cs="B Nazanin"/>
            <w:rtl/>
          </w:rPr>
          <w:t xml:space="preserve"> قفل می‌شود. در صورت وجود بخش انتگرال‌گیر در کنترل‌کننده، خطای باقی‌مانده باعث افزایش بی‌رویه مقدار انتگرال‌گیر</w:t>
        </w:r>
        <w:r w:rsidRPr="00307ED9">
          <w:rPr>
            <w:rFonts w:cs="B Nazanin"/>
            <w:lang w:bidi="fa-IR"/>
          </w:rPr>
          <w:t xml:space="preserve"> (Windup) </w:t>
        </w:r>
        <w:r w:rsidRPr="00307ED9">
          <w:rPr>
            <w:rFonts w:cs="B Nazanin"/>
            <w:rtl/>
          </w:rPr>
          <w:t>می‌شود. زمانی که جهت خطا تغییر کند، مدت زیادی طول می‌کشد تا انتگرال‌گیر تخلیه شود. این پدیده باعث</w:t>
        </w:r>
        <w:r w:rsidRPr="00307ED9">
          <w:rPr>
            <w:rFonts w:ascii="Cambria" w:hAnsi="Cambria" w:cs="Cambria" w:hint="cs"/>
            <w:rtl/>
          </w:rPr>
          <w:t> </w:t>
        </w:r>
        <w:r w:rsidRPr="00A33D09">
          <w:rPr>
            <w:rFonts w:cs="B Nazanin"/>
            <w:rtl/>
          </w:rPr>
          <w:t>فراجهش بزرگ</w:t>
        </w:r>
        <w:r w:rsidRPr="00A33D09">
          <w:rPr>
            <w:rFonts w:cs="B Nazanin"/>
            <w:lang w:bidi="fa-IR"/>
          </w:rPr>
          <w:t xml:space="preserve"> (Overshoot)</w:t>
        </w:r>
        <w:r w:rsidRPr="00A33D09">
          <w:rPr>
            <w:rFonts w:cs="B Nazanin"/>
            <w:rtl/>
          </w:rPr>
          <w:t>،</w:t>
        </w:r>
        <w:r w:rsidRPr="00307ED9">
          <w:rPr>
            <w:rFonts w:cs="B Nazanin"/>
            <w:rtl/>
          </w:rPr>
          <w:t xml:space="preserve"> پاسخ کند و حتی</w:t>
        </w:r>
        <w:r w:rsidRPr="00307ED9">
          <w:rPr>
            <w:rFonts w:ascii="Cambria" w:hAnsi="Cambria" w:cs="Cambria" w:hint="cs"/>
            <w:rtl/>
          </w:rPr>
          <w:t> </w:t>
        </w:r>
        <w:r w:rsidRPr="00A33D09">
          <w:rPr>
            <w:rFonts w:cs="B Nazanin"/>
            <w:rtl/>
          </w:rPr>
          <w:t>نوسانات ناپایدار</w:t>
        </w:r>
        <w:r w:rsidRPr="00307ED9">
          <w:rPr>
            <w:rFonts w:ascii="Cambria" w:hAnsi="Cambria" w:cs="Cambria" w:hint="cs"/>
            <w:rtl/>
          </w:rPr>
          <w:t> </w:t>
        </w:r>
        <w:r w:rsidRPr="00307ED9">
          <w:rPr>
            <w:rFonts w:cs="B Nazanin" w:hint="cs"/>
            <w:rtl/>
          </w:rPr>
          <w:t>در</w:t>
        </w:r>
        <w:r w:rsidRPr="00307ED9">
          <w:rPr>
            <w:rFonts w:cs="B Nazanin"/>
            <w:rtl/>
          </w:rPr>
          <w:t xml:space="preserve"> </w:t>
        </w:r>
        <w:r w:rsidRPr="00307ED9">
          <w:rPr>
            <w:rFonts w:cs="B Nazanin" w:hint="cs"/>
            <w:rtl/>
          </w:rPr>
          <w:t>سیستم</w:t>
        </w:r>
        <w:r w:rsidRPr="00307ED9">
          <w:rPr>
            <w:rFonts w:cs="B Nazanin"/>
            <w:rtl/>
          </w:rPr>
          <w:t xml:space="preserve"> </w:t>
        </w:r>
        <w:r w:rsidRPr="00307ED9">
          <w:rPr>
            <w:rFonts w:cs="B Nazanin" w:hint="cs"/>
            <w:rtl/>
          </w:rPr>
          <w:t>می‌شود</w:t>
        </w:r>
        <w:r w:rsidRPr="00307ED9">
          <w:rPr>
            <w:rFonts w:cs="B Nazanin"/>
            <w:lang w:bidi="fa-IR"/>
          </w:rPr>
          <w:t>.</w:t>
        </w:r>
      </w:ins>
    </w:p>
    <w:p w14:paraId="79145CD3" w14:textId="3537FDA8" w:rsidR="00A33D09" w:rsidRDefault="001D0266" w:rsidP="000174FC">
      <w:pPr>
        <w:pStyle w:val="Heading3"/>
        <w:bidi/>
        <w:rPr>
          <w:rtl/>
          <w:lang w:bidi="fa-IR"/>
        </w:rPr>
      </w:pPr>
      <w:ins w:id="222" w:author="mamad" w:date="2026-02-12T20:23:00Z">
        <w:r w:rsidRPr="00307ED9">
          <w:rPr>
            <w:lang w:bidi="fa-IR"/>
          </w:rPr>
          <w:t xml:space="preserve"> </w:t>
        </w:r>
        <w:bookmarkStart w:id="223" w:name="_Toc221808011"/>
        <w:r w:rsidRPr="00307ED9">
          <w:rPr>
            <w:rtl/>
          </w:rPr>
          <w:t>سرریز مخزن</w:t>
        </w:r>
        <w:r w:rsidRPr="00307ED9">
          <w:rPr>
            <w:lang w:bidi="fa-IR"/>
          </w:rPr>
          <w:t xml:space="preserve"> (Overflow):</w:t>
        </w:r>
      </w:ins>
      <w:bookmarkEnd w:id="223"/>
    </w:p>
    <w:p w14:paraId="573E3AFA" w14:textId="0815942A" w:rsidR="001D0266" w:rsidRPr="0091682E" w:rsidRDefault="001D0266" w:rsidP="0091682E">
      <w:pPr>
        <w:bidi/>
        <w:jc w:val="both"/>
        <w:rPr>
          <w:ins w:id="224" w:author="mamad" w:date="2026-02-12T20:28:00Z"/>
          <w:rFonts w:cs="B Nazanin"/>
          <w:b/>
          <w:bCs/>
          <w:lang w:bidi="fa-IR"/>
        </w:rPr>
      </w:pPr>
      <w:ins w:id="225" w:author="mamad" w:date="2026-02-12T20:23:00Z">
        <w:r w:rsidRPr="00A33D09">
          <w:rPr>
            <w:rFonts w:cs="B Nazanin"/>
            <w:rtl/>
          </w:rPr>
          <w:t xml:space="preserve">مدل خطی فرض می‌کند ارتفاع می‌تواند تا </w:t>
        </w:r>
        <w:r w:rsidRPr="00A33D09">
          <w:rPr>
            <w:rFonts w:cs="B Nazanin"/>
            <w:rtl/>
            <w:lang w:bidi="fa-IR"/>
          </w:rPr>
          <w:t>۲۰</w:t>
        </w:r>
        <w:r w:rsidRPr="00A33D09">
          <w:rPr>
            <w:rFonts w:cs="B Nazanin"/>
            <w:rtl/>
          </w:rPr>
          <w:t xml:space="preserve"> متر افزایش یابد، در حالی که تانکر فیزیکی معمولاً در ارتفاع </w:t>
        </w:r>
        <w:r w:rsidRPr="00A33D09">
          <w:rPr>
            <w:rFonts w:cs="B Nazanin"/>
            <w:rtl/>
            <w:lang w:bidi="fa-IR"/>
          </w:rPr>
          <w:t>۱۰</w:t>
        </w:r>
        <w:r w:rsidRPr="00A33D09">
          <w:rPr>
            <w:rFonts w:cs="B Nazanin"/>
            <w:rtl/>
          </w:rPr>
          <w:t xml:space="preserve"> متر محدود است. اگر سطح آب به </w:t>
        </w:r>
        <w:r w:rsidRPr="00A33D09">
          <w:rPr>
            <w:rFonts w:cs="B Nazanin"/>
            <w:rtl/>
            <w:lang w:bidi="fa-IR"/>
          </w:rPr>
          <w:t>۱۰</w:t>
        </w:r>
        <w:r w:rsidRPr="00A33D09">
          <w:rPr>
            <w:rFonts w:cs="B Nazanin"/>
            <w:rtl/>
          </w:rPr>
          <w:t xml:space="preserve"> متر برسد، سیستم وارد حالت</w:t>
        </w:r>
        <w:r w:rsidRPr="00A33D09">
          <w:rPr>
            <w:rFonts w:ascii="Cambria" w:hAnsi="Cambria" w:cs="Cambria" w:hint="cs"/>
            <w:rtl/>
          </w:rPr>
          <w:t> </w:t>
        </w:r>
        <w:r w:rsidRPr="00A33D09">
          <w:rPr>
            <w:rFonts w:cs="B Nazanin"/>
            <w:rtl/>
          </w:rPr>
          <w:t>اشباع خروجی</w:t>
        </w:r>
        <w:r w:rsidRPr="00A33D09">
          <w:rPr>
            <w:rFonts w:ascii="Cambria" w:hAnsi="Cambria" w:cs="Cambria" w:hint="cs"/>
            <w:rtl/>
          </w:rPr>
          <w:t> </w:t>
        </w:r>
        <w:r w:rsidRPr="00A33D09">
          <w:rPr>
            <w:rFonts w:cs="B Nazanin" w:hint="cs"/>
            <w:rtl/>
          </w:rPr>
          <w:t>می‌شود</w:t>
        </w:r>
        <w:r w:rsidRPr="00A33D09">
          <w:rPr>
            <w:rFonts w:cs="B Nazanin"/>
            <w:rtl/>
          </w:rPr>
          <w:t xml:space="preserve">. </w:t>
        </w:r>
        <w:r w:rsidRPr="00A33D09">
          <w:rPr>
            <w:rFonts w:cs="B Nazanin" w:hint="cs"/>
            <w:rtl/>
          </w:rPr>
          <w:t>اگرچه</w:t>
        </w:r>
        <w:r w:rsidRPr="00A33D09">
          <w:rPr>
            <w:rFonts w:cs="B Nazanin"/>
            <w:rtl/>
          </w:rPr>
          <w:t xml:space="preserve"> این حالت از نظر ریاضی ناپایداری محسوب نمی‌شود (چون خروجی محدود باقی می‌ماند)، اما از منظر کنترلی به معنای</w:t>
        </w:r>
        <w:r w:rsidRPr="00A33D09">
          <w:rPr>
            <w:rFonts w:ascii="Cambria" w:hAnsi="Cambria" w:cs="Cambria" w:hint="cs"/>
            <w:rtl/>
          </w:rPr>
          <w:t> </w:t>
        </w:r>
        <w:r w:rsidRPr="00A33D09">
          <w:rPr>
            <w:rFonts w:cs="B Nazanin"/>
            <w:rtl/>
          </w:rPr>
          <w:t>از دست دادن کنترل</w:t>
        </w:r>
        <w:r w:rsidRPr="00A33D09">
          <w:rPr>
            <w:rFonts w:ascii="Cambria" w:hAnsi="Cambria" w:cs="Cambria" w:hint="cs"/>
            <w:rtl/>
          </w:rPr>
          <w:t> </w:t>
        </w:r>
        <w:r w:rsidRPr="00A33D09">
          <w:rPr>
            <w:rFonts w:cs="B Nazanin" w:hint="cs"/>
            <w:rtl/>
          </w:rPr>
          <w:t>است؛</w:t>
        </w:r>
        <w:r w:rsidRPr="00A33D09">
          <w:rPr>
            <w:rFonts w:cs="B Nazanin"/>
            <w:rtl/>
          </w:rPr>
          <w:t xml:space="preserve"> </w:t>
        </w:r>
        <w:r w:rsidRPr="00A33D09">
          <w:rPr>
            <w:rFonts w:cs="B Nazanin" w:hint="cs"/>
            <w:rtl/>
          </w:rPr>
          <w:t>زیرا</w:t>
        </w:r>
        <w:r w:rsidRPr="00A33D09">
          <w:rPr>
            <w:rFonts w:cs="B Nazanin"/>
            <w:rtl/>
          </w:rPr>
          <w:t xml:space="preserve"> </w:t>
        </w:r>
        <w:r w:rsidRPr="00A33D09">
          <w:rPr>
            <w:rFonts w:cs="B Nazanin" w:hint="cs"/>
            <w:rtl/>
          </w:rPr>
          <w:t>هرگونه</w:t>
        </w:r>
        <w:r w:rsidRPr="00A33D09">
          <w:rPr>
            <w:rFonts w:cs="B Nazanin"/>
            <w:rtl/>
          </w:rPr>
          <w:t xml:space="preserve"> </w:t>
        </w:r>
        <w:r w:rsidRPr="00A33D09">
          <w:rPr>
            <w:rFonts w:cs="B Nazanin" w:hint="cs"/>
            <w:rtl/>
          </w:rPr>
          <w:t>افزایش</w:t>
        </w:r>
        <w:r w:rsidRPr="00A33D09">
          <w:rPr>
            <w:rFonts w:cs="B Nazanin"/>
            <w:rtl/>
          </w:rPr>
          <w:t xml:space="preserve"> </w:t>
        </w:r>
        <w:r w:rsidRPr="00A33D09">
          <w:rPr>
            <w:rFonts w:cs="B Nazanin" w:hint="cs"/>
            <w:rtl/>
          </w:rPr>
          <w:t>تلاش</w:t>
        </w:r>
        <w:r w:rsidRPr="00A33D09">
          <w:rPr>
            <w:rFonts w:cs="B Nazanin"/>
            <w:rtl/>
          </w:rPr>
          <w:t xml:space="preserve"> </w:t>
        </w:r>
        <w:r w:rsidRPr="00A33D09">
          <w:rPr>
            <w:rFonts w:cs="B Nazanin" w:hint="cs"/>
            <w:rtl/>
          </w:rPr>
          <w:t>کنترلی</w:t>
        </w:r>
        <w:r w:rsidRPr="00A33D09">
          <w:rPr>
            <w:rFonts w:cs="B Nazanin"/>
            <w:rtl/>
          </w:rPr>
          <w:t xml:space="preserve"> </w:t>
        </w:r>
        <w:r w:rsidRPr="00A33D09">
          <w:rPr>
            <w:rFonts w:cs="B Nazanin" w:hint="cs"/>
            <w:rtl/>
          </w:rPr>
          <w:t>دیگر</w:t>
        </w:r>
        <w:r w:rsidRPr="00A33D09">
          <w:rPr>
            <w:rFonts w:cs="B Nazanin"/>
            <w:rtl/>
          </w:rPr>
          <w:t xml:space="preserve"> </w:t>
        </w:r>
        <w:r w:rsidRPr="00A33D09">
          <w:rPr>
            <w:rFonts w:cs="B Nazanin" w:hint="cs"/>
            <w:rtl/>
          </w:rPr>
          <w:t>تأثیری</w:t>
        </w:r>
        <w:r w:rsidRPr="00A33D09">
          <w:rPr>
            <w:rFonts w:cs="B Nazanin"/>
            <w:rtl/>
          </w:rPr>
          <w:t xml:space="preserve"> </w:t>
        </w:r>
        <w:r w:rsidRPr="00A33D09">
          <w:rPr>
            <w:rFonts w:cs="B Nazanin" w:hint="cs"/>
            <w:rtl/>
          </w:rPr>
          <w:t>بر</w:t>
        </w:r>
        <w:r w:rsidRPr="00A33D09">
          <w:rPr>
            <w:rFonts w:cs="B Nazanin"/>
            <w:rtl/>
          </w:rPr>
          <w:t xml:space="preserve"> </w:t>
        </w:r>
        <w:r w:rsidRPr="00A33D09">
          <w:rPr>
            <w:rFonts w:cs="B Nazanin" w:hint="cs"/>
            <w:rtl/>
          </w:rPr>
          <w:t>خروجی</w:t>
        </w:r>
        <w:r w:rsidRPr="00A33D09">
          <w:rPr>
            <w:rFonts w:cs="B Nazanin"/>
            <w:rtl/>
          </w:rPr>
          <w:t xml:space="preserve"> </w:t>
        </w:r>
        <w:r w:rsidRPr="00A33D09">
          <w:rPr>
            <w:rFonts w:cs="B Nazanin" w:hint="cs"/>
            <w:rtl/>
          </w:rPr>
          <w:t>نخواهد</w:t>
        </w:r>
        <w:r w:rsidRPr="00A33D09">
          <w:rPr>
            <w:rFonts w:cs="B Nazanin"/>
            <w:rtl/>
          </w:rPr>
          <w:t xml:space="preserve"> </w:t>
        </w:r>
        <w:r w:rsidRPr="00A33D09">
          <w:rPr>
            <w:rFonts w:cs="B Nazanin" w:hint="cs"/>
            <w:rtl/>
          </w:rPr>
          <w:t>داشت</w:t>
        </w:r>
        <w:r w:rsidRPr="00A33D09">
          <w:rPr>
            <w:rFonts w:cs="B Nazanin"/>
            <w:lang w:bidi="fa-IR"/>
          </w:rPr>
          <w:t>.</w:t>
        </w:r>
      </w:ins>
    </w:p>
    <w:p w14:paraId="03AEB813" w14:textId="5D133371" w:rsidR="000174FC" w:rsidRDefault="000174FC" w:rsidP="000174FC">
      <w:pPr>
        <w:pStyle w:val="Heading1"/>
        <w:bidi/>
        <w:rPr>
          <w:rtl/>
          <w:lang w:bidi="fa-IR"/>
        </w:rPr>
      </w:pPr>
      <w:bookmarkStart w:id="226" w:name="_Toc221808012"/>
      <w:r>
        <w:rPr>
          <w:rFonts w:hint="cs"/>
          <w:rtl/>
          <w:lang w:bidi="fa-IR"/>
        </w:rPr>
        <w:t>تحلیل در حوزه فرکانس</w:t>
      </w:r>
      <w:bookmarkEnd w:id="226"/>
    </w:p>
    <w:p w14:paraId="7DAFE61D" w14:textId="47683464" w:rsidR="002A0684" w:rsidRPr="0091682E" w:rsidRDefault="002A0684" w:rsidP="000174FC">
      <w:pPr>
        <w:pStyle w:val="Heading2"/>
        <w:bidi/>
        <w:rPr>
          <w:ins w:id="227" w:author="mamad" w:date="2026-02-12T20:28:00Z"/>
          <w:rtl/>
          <w:lang w:bidi="fa-IR"/>
        </w:rPr>
      </w:pPr>
      <w:bookmarkStart w:id="228" w:name="_Toc221808013"/>
      <w:ins w:id="229" w:author="mamad" w:date="2026-02-12T20:28:00Z">
        <w:r w:rsidRPr="0091682E">
          <w:rPr>
            <w:rFonts w:hint="cs"/>
            <w:rtl/>
            <w:lang w:bidi="fa-IR"/>
          </w:rPr>
          <w:t>نمودار بود و نایکویست :</w:t>
        </w:r>
        <w:bookmarkEnd w:id="228"/>
        <w:r w:rsidRPr="0091682E">
          <w:rPr>
            <w:rFonts w:hint="cs"/>
            <w:rtl/>
            <w:lang w:bidi="fa-IR"/>
          </w:rPr>
          <w:t xml:space="preserve"> </w:t>
        </w:r>
      </w:ins>
    </w:p>
    <w:p w14:paraId="657673D7" w14:textId="1375BA38" w:rsidR="002A0684" w:rsidRPr="00307ED9" w:rsidRDefault="002A0684" w:rsidP="002A0684">
      <w:pPr>
        <w:bidi/>
        <w:rPr>
          <w:ins w:id="230" w:author="mamad" w:date="2026-02-12T20:28:00Z"/>
          <w:rFonts w:cs="B Nazanin"/>
          <w:rtl/>
          <w:lang w:bidi="fa-IR"/>
        </w:rPr>
      </w:pPr>
      <w:ins w:id="231" w:author="mamad" w:date="2026-02-12T20:28:00Z">
        <w:r w:rsidRPr="00307ED9">
          <w:rPr>
            <w:rFonts w:cs="B Nazanin" w:hint="cs"/>
            <w:rtl/>
            <w:lang w:bidi="fa-IR"/>
          </w:rPr>
          <w:t xml:space="preserve">خروجی کد ما به این صورت است : </w:t>
        </w:r>
      </w:ins>
    </w:p>
    <w:p w14:paraId="0F71F063" w14:textId="3D46D80C" w:rsidR="002A0684" w:rsidRPr="00307ED9" w:rsidRDefault="002A0684" w:rsidP="008F6E83">
      <w:pPr>
        <w:bidi/>
        <w:rPr>
          <w:ins w:id="232" w:author="mamad" w:date="2026-02-12T20:31:00Z"/>
          <w:rFonts w:cs="B Nazanin"/>
          <w:noProof/>
          <w:rtl/>
        </w:rPr>
      </w:pPr>
      <w:ins w:id="233" w:author="mamad" w:date="2026-02-12T20:29:00Z">
        <w:r w:rsidRPr="00307ED9">
          <w:rPr>
            <w:rFonts w:cs="B Nazanin"/>
            <w:noProof/>
          </w:rPr>
          <w:drawing>
            <wp:inline distT="0" distB="0" distL="0" distR="0" wp14:anchorId="6DBEF277" wp14:editId="23BFB45F">
              <wp:extent cx="5943600" cy="2701925"/>
              <wp:effectExtent l="0" t="0" r="0" b="3175"/>
              <wp:docPr id="149570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03293" name=""/>
                      <pic:cNvPicPr/>
                    </pic:nvPicPr>
                    <pic:blipFill>
                      <a:blip r:embed="rId21"/>
                      <a:stretch>
                        <a:fillRect/>
                      </a:stretch>
                    </pic:blipFill>
                    <pic:spPr>
                      <a:xfrm>
                        <a:off x="0" y="0"/>
                        <a:ext cx="5943600" cy="2701925"/>
                      </a:xfrm>
                      <a:prstGeom prst="rect">
                        <a:avLst/>
                      </a:prstGeom>
                    </pic:spPr>
                  </pic:pic>
                </a:graphicData>
              </a:graphic>
            </wp:inline>
          </w:drawing>
        </w:r>
      </w:ins>
    </w:p>
    <w:p w14:paraId="26717EF2" w14:textId="4E7E1013" w:rsidR="002A0684" w:rsidRPr="00307ED9" w:rsidRDefault="002A0684" w:rsidP="000174FC">
      <w:pPr>
        <w:pStyle w:val="Heading2"/>
        <w:bidi/>
        <w:rPr>
          <w:ins w:id="234" w:author="mamad" w:date="2026-02-12T20:31:00Z"/>
          <w:lang w:bidi="fa-IR"/>
        </w:rPr>
      </w:pPr>
      <w:ins w:id="235" w:author="mamad" w:date="2026-02-12T20:31:00Z">
        <w:r w:rsidRPr="00307ED9">
          <w:rPr>
            <w:rtl/>
          </w:rPr>
          <w:t xml:space="preserve"> </w:t>
        </w:r>
        <w:bookmarkStart w:id="236" w:name="_Toc221808014"/>
        <w:r w:rsidRPr="00307ED9">
          <w:rPr>
            <w:rtl/>
          </w:rPr>
          <w:t>تحلیل نمودار بود</w:t>
        </w:r>
        <w:r w:rsidRPr="00307ED9">
          <w:rPr>
            <w:lang w:bidi="fa-IR"/>
          </w:rPr>
          <w:t xml:space="preserve"> (Bode Diagram Analysis)</w:t>
        </w:r>
        <w:bookmarkEnd w:id="236"/>
      </w:ins>
    </w:p>
    <w:p w14:paraId="6B1FCE2C" w14:textId="4E4740D9" w:rsidR="002A0684" w:rsidRPr="00307ED9" w:rsidRDefault="002A0684" w:rsidP="002A0684">
      <w:pPr>
        <w:bidi/>
        <w:rPr>
          <w:ins w:id="237" w:author="mamad" w:date="2026-02-12T20:31:00Z"/>
          <w:rFonts w:cs="B Nazanin"/>
          <w:lang w:bidi="fa-IR"/>
        </w:rPr>
      </w:pPr>
      <w:ins w:id="238" w:author="mamad" w:date="2026-02-12T20:31:00Z">
        <w:r w:rsidRPr="00307ED9">
          <w:rPr>
            <w:rFonts w:cs="B Nazanin"/>
            <w:rtl/>
          </w:rPr>
          <w:t>با رسم نمودار بود برای تابع تبدیل</w:t>
        </w:r>
        <w:r w:rsidRPr="00307ED9">
          <w:rPr>
            <w:rFonts w:ascii="Cambria" w:hAnsi="Cambria" w:cs="Cambria" w:hint="cs"/>
            <w:rtl/>
          </w:rPr>
          <w:t> </w:t>
        </w:r>
      </w:ins>
      <m:oMath>
        <m:r>
          <w:ins w:id="239" w:author="mamad" w:date="2026-02-12T20:31:00Z">
            <w:rPr>
              <w:rFonts w:ascii="Cambria Math" w:hAnsi="Cambria Math" w:cs="B Nazanin"/>
              <w:lang w:bidi="fa-IR"/>
            </w:rPr>
            <m:t>G(s)=</m:t>
          </w:ins>
        </m:r>
        <m:f>
          <m:fPr>
            <m:ctrlPr>
              <w:ins w:id="240" w:author="mamad" w:date="2026-02-12T20:31:00Z">
                <w:rPr>
                  <w:rFonts w:ascii="Cambria Math" w:hAnsi="Cambria Math" w:cs="B Nazanin"/>
                  <w:lang w:bidi="fa-IR"/>
                </w:rPr>
              </w:ins>
            </m:ctrlPr>
          </m:fPr>
          <m:num>
            <m:r>
              <w:ins w:id="241" w:author="mamad" w:date="2026-02-12T20:31:00Z">
                <w:rPr>
                  <w:rFonts w:ascii="Cambria Math" w:hAnsi="Cambria Math" w:cs="B Nazanin"/>
                  <w:lang w:bidi="fa-IR"/>
                </w:rPr>
                <m:t>20</m:t>
              </w:ins>
            </m:r>
          </m:num>
          <m:den>
            <m:r>
              <w:ins w:id="242" w:author="mamad" w:date="2026-02-12T20:31:00Z">
                <w:rPr>
                  <w:rFonts w:ascii="Cambria Math" w:hAnsi="Cambria Math" w:cs="B Nazanin"/>
                  <w:lang w:bidi="fa-IR"/>
                </w:rPr>
                <m:t>200s+1</m:t>
              </w:ins>
            </m:r>
          </m:den>
        </m:f>
      </m:oMath>
      <w:ins w:id="243" w:author="mamad" w:date="2026-02-12T20:31:00Z">
        <w:r w:rsidRPr="00307ED9">
          <w:rPr>
            <w:rFonts w:cs="B Nazanin"/>
            <w:rtl/>
          </w:rPr>
          <w:t>، نتایج زیر حاصل شد</w:t>
        </w:r>
        <w:r w:rsidRPr="00307ED9">
          <w:rPr>
            <w:rFonts w:cs="B Nazanin"/>
            <w:lang w:bidi="fa-IR"/>
          </w:rPr>
          <w:t>:</w:t>
        </w:r>
      </w:ins>
    </w:p>
    <w:p w14:paraId="43D37015" w14:textId="243C56AD" w:rsidR="0091682E" w:rsidRDefault="002A0684" w:rsidP="002A0684">
      <w:pPr>
        <w:bidi/>
        <w:rPr>
          <w:rFonts w:cs="B Nazanin"/>
          <w:b/>
          <w:bCs/>
          <w:rtl/>
          <w:lang w:bidi="fa-IR"/>
        </w:rPr>
      </w:pPr>
      <w:ins w:id="244" w:author="mamad" w:date="2026-02-12T20:31:00Z">
        <w:r w:rsidRPr="00307ED9">
          <w:rPr>
            <w:rFonts w:cs="B Nazanin"/>
            <w:b/>
            <w:bCs/>
            <w:rtl/>
            <w:lang w:bidi="fa-IR"/>
          </w:rPr>
          <w:t>۱</w:t>
        </w:r>
        <w:r w:rsidRPr="00307ED9">
          <w:rPr>
            <w:rFonts w:cs="B Nazanin"/>
            <w:b/>
            <w:bCs/>
            <w:lang w:bidi="fa-IR"/>
          </w:rPr>
          <w:t>.</w:t>
        </w:r>
        <w:r w:rsidRPr="00307ED9">
          <w:rPr>
            <w:rFonts w:cs="B Nazanin"/>
            <w:b/>
            <w:bCs/>
            <w:rtl/>
          </w:rPr>
          <w:t>حاشیه بهره</w:t>
        </w:r>
        <w:r w:rsidRPr="00307ED9">
          <w:rPr>
            <w:rFonts w:cs="B Nazanin"/>
            <w:b/>
            <w:bCs/>
            <w:lang w:bidi="fa-IR"/>
          </w:rPr>
          <w:t xml:space="preserve"> (Gain Margin - GM):</w:t>
        </w:r>
      </w:ins>
    </w:p>
    <w:p w14:paraId="1FCBBC0D" w14:textId="7FDF45F3" w:rsidR="002A0684" w:rsidRPr="00307ED9" w:rsidRDefault="002A0684" w:rsidP="0091682E">
      <w:pPr>
        <w:bidi/>
        <w:jc w:val="both"/>
        <w:rPr>
          <w:ins w:id="245" w:author="mamad" w:date="2026-02-12T20:31:00Z"/>
          <w:rFonts w:cs="B Nazanin"/>
          <w:lang w:bidi="fa-IR"/>
        </w:rPr>
      </w:pPr>
      <w:ins w:id="246" w:author="mamad" w:date="2026-02-12T20:31:00Z">
        <w:r w:rsidRPr="00307ED9">
          <w:rPr>
            <w:rFonts w:cs="B Nazanin"/>
            <w:rtl/>
          </w:rPr>
          <w:lastRenderedPageBreak/>
          <w:t>سیستم مورد بررسی از مرتبه اول است. در چنین سیستم‌هایی، فاز هرگز به</w:t>
        </w:r>
        <w:r w:rsidRPr="00307ED9">
          <w:rPr>
            <w:rFonts w:ascii="Cambria" w:hAnsi="Cambria" w:cs="Cambria" w:hint="cs"/>
            <w:rtl/>
          </w:rPr>
          <w:t> </w:t>
        </w:r>
      </w:ins>
      <m:oMath>
        <m:r>
          <w:ins w:id="247" w:author="mamad" w:date="2026-02-12T20:31:00Z">
            <w:rPr>
              <w:rFonts w:ascii="Cambria Math" w:hAnsi="Cambria Math" w:cs="B Nazanin"/>
              <w:lang w:bidi="fa-IR"/>
            </w:rPr>
            <m:t>-</m:t>
          </w:ins>
        </m:r>
        <m:sSup>
          <m:sSupPr>
            <m:ctrlPr>
              <w:ins w:id="248" w:author="mamad" w:date="2026-02-12T20:31:00Z">
                <w:rPr>
                  <w:rFonts w:ascii="Cambria Math" w:hAnsi="Cambria Math" w:cs="B Nazanin"/>
                  <w:lang w:bidi="fa-IR"/>
                </w:rPr>
              </w:ins>
            </m:ctrlPr>
          </m:sSupPr>
          <m:e>
            <m:r>
              <w:ins w:id="249" w:author="mamad" w:date="2026-02-12T20:31:00Z">
                <w:rPr>
                  <w:rFonts w:ascii="Cambria Math" w:hAnsi="Cambria Math" w:cs="B Nazanin"/>
                  <w:lang w:bidi="fa-IR"/>
                </w:rPr>
                <m:t>180</m:t>
              </w:ins>
            </m:r>
          </m:e>
          <m:sup>
            <m:r>
              <w:ins w:id="250" w:author="mamad" w:date="2026-02-12T20:31:00Z">
                <w:rPr>
                  <w:rFonts w:ascii="Cambria Math" w:hAnsi="Cambria Math" w:cs="B Nazanin"/>
                  <w:lang w:bidi="fa-IR"/>
                </w:rPr>
                <m:t>∘</m:t>
              </w:ins>
            </m:r>
          </m:sup>
        </m:sSup>
      </m:oMath>
      <w:ins w:id="251" w:author="mamad" w:date="2026-02-12T20:31:00Z">
        <w:r w:rsidRPr="00307ED9">
          <w:rPr>
            <w:rFonts w:cs="B Nazanin"/>
            <w:lang w:bidi="fa-IR"/>
          </w:rPr>
          <w:t> </w:t>
        </w:r>
        <w:r w:rsidRPr="00307ED9">
          <w:rPr>
            <w:rFonts w:cs="B Nazanin"/>
            <w:rtl/>
          </w:rPr>
          <w:t>نمی‌رسد (حداکثر افت فاز</w:t>
        </w:r>
        <w:r w:rsidRPr="00307ED9">
          <w:rPr>
            <w:rFonts w:ascii="Cambria" w:hAnsi="Cambria" w:cs="Cambria" w:hint="cs"/>
            <w:rtl/>
          </w:rPr>
          <w:t> </w:t>
        </w:r>
      </w:ins>
      <m:oMath>
        <m:r>
          <w:ins w:id="252" w:author="mamad" w:date="2026-02-12T20:31:00Z">
            <w:rPr>
              <w:rFonts w:ascii="Cambria Math" w:hAnsi="Cambria Math" w:cs="B Nazanin"/>
              <w:lang w:bidi="fa-IR"/>
            </w:rPr>
            <m:t>-</m:t>
          </w:ins>
        </m:r>
        <m:sSup>
          <m:sSupPr>
            <m:ctrlPr>
              <w:ins w:id="253" w:author="mamad" w:date="2026-02-12T20:31:00Z">
                <w:rPr>
                  <w:rFonts w:ascii="Cambria Math" w:hAnsi="Cambria Math" w:cs="B Nazanin"/>
                  <w:lang w:bidi="fa-IR"/>
                </w:rPr>
              </w:ins>
            </m:ctrlPr>
          </m:sSupPr>
          <m:e>
            <m:r>
              <w:ins w:id="254" w:author="mamad" w:date="2026-02-12T20:31:00Z">
                <w:rPr>
                  <w:rFonts w:ascii="Cambria Math" w:hAnsi="Cambria Math" w:cs="B Nazanin"/>
                  <w:lang w:bidi="fa-IR"/>
                </w:rPr>
                <m:t>90</m:t>
              </w:ins>
            </m:r>
          </m:e>
          <m:sup>
            <m:r>
              <w:ins w:id="255" w:author="mamad" w:date="2026-02-12T20:31:00Z">
                <w:rPr>
                  <w:rFonts w:ascii="Cambria Math" w:hAnsi="Cambria Math" w:cs="B Nazanin"/>
                  <w:lang w:bidi="fa-IR"/>
                </w:rPr>
                <m:t>∘</m:t>
              </w:ins>
            </m:r>
          </m:sup>
        </m:sSup>
      </m:oMath>
      <w:ins w:id="256" w:author="mamad" w:date="2026-02-12T20:31:00Z">
        <w:r w:rsidRPr="00307ED9">
          <w:rPr>
            <w:rFonts w:cs="B Nazanin"/>
            <w:lang w:bidi="fa-IR"/>
          </w:rPr>
          <w:t> </w:t>
        </w:r>
        <w:r w:rsidRPr="00307ED9">
          <w:rPr>
            <w:rFonts w:cs="B Nazanin"/>
            <w:rtl/>
          </w:rPr>
          <w:t>در فرکانس بی‌نهایت است). بنابراین، نمودار فاز هیچگاه خط</w:t>
        </w:r>
        <w:r w:rsidRPr="00307ED9">
          <w:rPr>
            <w:rFonts w:ascii="Cambria" w:hAnsi="Cambria" w:cs="Cambria" w:hint="cs"/>
            <w:rtl/>
          </w:rPr>
          <w:t> </w:t>
        </w:r>
      </w:ins>
      <m:oMath>
        <m:r>
          <w:ins w:id="257" w:author="mamad" w:date="2026-02-12T20:31:00Z">
            <w:rPr>
              <w:rFonts w:ascii="Cambria Math" w:hAnsi="Cambria Math" w:cs="B Nazanin"/>
              <w:lang w:bidi="fa-IR"/>
            </w:rPr>
            <m:t>-</m:t>
          </w:ins>
        </m:r>
        <m:sSup>
          <m:sSupPr>
            <m:ctrlPr>
              <w:ins w:id="258" w:author="mamad" w:date="2026-02-12T20:31:00Z">
                <w:rPr>
                  <w:rFonts w:ascii="Cambria Math" w:hAnsi="Cambria Math" w:cs="B Nazanin"/>
                  <w:lang w:bidi="fa-IR"/>
                </w:rPr>
              </w:ins>
            </m:ctrlPr>
          </m:sSupPr>
          <m:e>
            <m:r>
              <w:ins w:id="259" w:author="mamad" w:date="2026-02-12T20:31:00Z">
                <w:rPr>
                  <w:rFonts w:ascii="Cambria Math" w:hAnsi="Cambria Math" w:cs="B Nazanin"/>
                  <w:lang w:bidi="fa-IR"/>
                </w:rPr>
                <m:t>180</m:t>
              </w:ins>
            </m:r>
          </m:e>
          <m:sup>
            <m:r>
              <w:ins w:id="260" w:author="mamad" w:date="2026-02-12T20:31:00Z">
                <w:rPr>
                  <w:rFonts w:ascii="Cambria Math" w:hAnsi="Cambria Math" w:cs="B Nazanin"/>
                  <w:lang w:bidi="fa-IR"/>
                </w:rPr>
                <m:t>∘</m:t>
              </w:ins>
            </m:r>
          </m:sup>
        </m:sSup>
      </m:oMath>
      <w:ins w:id="261" w:author="mamad" w:date="2026-02-12T20:31:00Z">
        <w:r w:rsidRPr="00307ED9">
          <w:rPr>
            <w:rFonts w:cs="B Nazanin"/>
            <w:lang w:bidi="fa-IR"/>
          </w:rPr>
          <w:t> </w:t>
        </w:r>
        <w:r w:rsidRPr="00307ED9">
          <w:rPr>
            <w:rFonts w:cs="B Nazanin"/>
            <w:rtl/>
          </w:rPr>
          <w:t>را قطع نمی‌کند</w:t>
        </w:r>
        <w:r w:rsidRPr="00307ED9">
          <w:rPr>
            <w:rFonts w:cs="B Nazanin"/>
            <w:lang w:bidi="fa-IR"/>
          </w:rPr>
          <w:t>.</w:t>
        </w:r>
      </w:ins>
      <w:r w:rsidR="0091682E">
        <w:rPr>
          <w:rFonts w:cs="B Nazanin" w:hint="cs"/>
          <w:rtl/>
          <w:lang w:bidi="fa-IR"/>
        </w:rPr>
        <w:t xml:space="preserve"> </w:t>
      </w:r>
      <w:r w:rsidR="0091682E">
        <w:rPr>
          <w:rFonts w:cs="B Nazanin" w:hint="cs"/>
          <w:b/>
          <w:bCs/>
          <w:rtl/>
        </w:rPr>
        <w:t>پس</w:t>
      </w:r>
      <w:ins w:id="262" w:author="mamad" w:date="2026-02-12T20:31:00Z">
        <w:r w:rsidRPr="00307ED9">
          <w:rPr>
            <w:rFonts w:cs="B Nazanin"/>
            <w:lang w:bidi="fa-IR"/>
          </w:rPr>
          <w:t> </w:t>
        </w:r>
        <w:r w:rsidRPr="00307ED9">
          <w:rPr>
            <w:rFonts w:cs="B Nazanin"/>
            <w:rtl/>
          </w:rPr>
          <w:t>حاشیه بهره سیستم</w:t>
        </w:r>
        <w:r w:rsidRPr="00307ED9">
          <w:rPr>
            <w:rFonts w:ascii="Cambria" w:hAnsi="Cambria" w:cs="Cambria" w:hint="cs"/>
            <w:rtl/>
          </w:rPr>
          <w:t> </w:t>
        </w:r>
        <w:r w:rsidRPr="00307ED9">
          <w:rPr>
            <w:rFonts w:cs="B Nazanin"/>
            <w:b/>
            <w:bCs/>
            <w:rtl/>
          </w:rPr>
          <w:t>بی‌نهایت</w:t>
        </w:r>
        <w:r w:rsidRPr="00307ED9">
          <w:rPr>
            <w:rFonts w:ascii="Cambria" w:hAnsi="Cambria" w:cs="Cambria" w:hint="cs"/>
            <w:rtl/>
          </w:rPr>
          <w:t> </w:t>
        </w:r>
        <w:r w:rsidRPr="00307ED9">
          <w:rPr>
            <w:rFonts w:cs="B Nazanin"/>
            <w:lang w:bidi="fa-IR"/>
          </w:rPr>
          <w:t>(</w:t>
        </w:r>
      </w:ins>
      <m:oMath>
        <m:r>
          <w:ins w:id="263" w:author="mamad" w:date="2026-02-12T20:31:00Z">
            <m:rPr>
              <m:sty m:val="p"/>
            </m:rPr>
            <w:rPr>
              <w:rFonts w:ascii="Cambria Math" w:hAnsi="Cambria Math" w:cs="B Nazanin"/>
              <w:lang w:bidi="fa-IR"/>
            </w:rPr>
            <m:t>∞</m:t>
          </w:ins>
        </m:r>
      </m:oMath>
      <w:ins w:id="264" w:author="mamad" w:date="2026-02-12T20:31:00Z">
        <w:r w:rsidRPr="00307ED9">
          <w:rPr>
            <w:rFonts w:cs="B Nazanin"/>
            <w:lang w:bidi="fa-IR"/>
          </w:rPr>
          <w:t xml:space="preserve"> dB) </w:t>
        </w:r>
        <w:r w:rsidRPr="00307ED9">
          <w:rPr>
            <w:rFonts w:cs="B Nazanin"/>
            <w:rtl/>
          </w:rPr>
          <w:t>است. این بدان معناست که از منظر تئوری خطی، هر میزان افزایش بهره کنترل‌کننده نیز منجر به ناپایداری سیستم نخواهد شد</w:t>
        </w:r>
        <w:r w:rsidRPr="00307ED9">
          <w:rPr>
            <w:rFonts w:cs="B Nazanin"/>
            <w:lang w:bidi="fa-IR"/>
          </w:rPr>
          <w:t>.</w:t>
        </w:r>
      </w:ins>
    </w:p>
    <w:p w14:paraId="65F9FBB6" w14:textId="7116B7CE" w:rsidR="002A0684" w:rsidRPr="0091682E" w:rsidRDefault="002A0684" w:rsidP="0091682E">
      <w:pPr>
        <w:bidi/>
        <w:rPr>
          <w:ins w:id="265" w:author="mamad" w:date="2026-02-12T20:31:00Z"/>
          <w:rFonts w:cs="B Nazanin"/>
          <w:b/>
          <w:bCs/>
          <w:lang w:bidi="fa-IR"/>
        </w:rPr>
      </w:pPr>
      <w:ins w:id="266" w:author="mamad" w:date="2026-02-12T20:31:00Z">
        <w:r w:rsidRPr="00307ED9">
          <w:rPr>
            <w:rFonts w:cs="B Nazanin"/>
            <w:b/>
            <w:bCs/>
            <w:rtl/>
            <w:lang w:bidi="fa-IR"/>
          </w:rPr>
          <w:t>۲</w:t>
        </w:r>
        <w:r w:rsidRPr="00307ED9">
          <w:rPr>
            <w:rFonts w:cs="B Nazanin"/>
            <w:b/>
            <w:bCs/>
            <w:lang w:bidi="fa-IR"/>
          </w:rPr>
          <w:t xml:space="preserve">. </w:t>
        </w:r>
        <w:r w:rsidRPr="00307ED9">
          <w:rPr>
            <w:rFonts w:cs="B Nazanin"/>
            <w:b/>
            <w:bCs/>
            <w:rtl/>
          </w:rPr>
          <w:t>حاشیه فاز</w:t>
        </w:r>
        <w:r w:rsidRPr="00307ED9">
          <w:rPr>
            <w:rFonts w:cs="B Nazanin"/>
            <w:b/>
            <w:bCs/>
            <w:lang w:bidi="fa-IR"/>
          </w:rPr>
          <w:t xml:space="preserve"> (Phase Margin - PM):</w:t>
        </w:r>
        <w:r w:rsidRPr="00307ED9">
          <w:rPr>
            <w:rFonts w:cs="B Nazanin"/>
            <w:lang w:bidi="fa-IR"/>
          </w:rPr>
          <w:br/>
        </w:r>
        <w:r w:rsidRPr="00307ED9">
          <w:rPr>
            <w:rFonts w:cs="B Nazanin"/>
            <w:rtl/>
          </w:rPr>
          <w:t>فرکانس گذر بهره</w:t>
        </w:r>
        <w:r w:rsidRPr="00307ED9">
          <w:rPr>
            <w:rFonts w:cs="B Nazanin"/>
            <w:lang w:bidi="fa-IR"/>
          </w:rPr>
          <w:t xml:space="preserve"> </w:t>
        </w:r>
        <w:r w:rsidRPr="00307ED9">
          <w:rPr>
            <w:rFonts w:cs="B Nazanin"/>
            <w:rtl/>
          </w:rPr>
          <w:t xml:space="preserve">فرکانسی که اندازه پاسخ فرکانسی به </w:t>
        </w:r>
        <w:r w:rsidRPr="00307ED9">
          <w:rPr>
            <w:rFonts w:cs="B Nazanin"/>
            <w:rtl/>
            <w:lang w:bidi="fa-IR"/>
          </w:rPr>
          <w:t>۱</w:t>
        </w:r>
        <w:r w:rsidRPr="00307ED9">
          <w:rPr>
            <w:rFonts w:cs="B Nazanin"/>
            <w:rtl/>
          </w:rPr>
          <w:t xml:space="preserve"> یا </w:t>
        </w:r>
        <w:r w:rsidRPr="00307ED9">
          <w:rPr>
            <w:rFonts w:cs="B Nazanin"/>
            <w:rtl/>
            <w:lang w:bidi="fa-IR"/>
          </w:rPr>
          <w:t>۰</w:t>
        </w:r>
        <w:r w:rsidRPr="00307ED9">
          <w:rPr>
            <w:rFonts w:cs="B Nazanin"/>
            <w:lang w:bidi="fa-IR"/>
          </w:rPr>
          <w:t xml:space="preserve"> dB </w:t>
        </w:r>
        <w:r w:rsidRPr="00307ED9">
          <w:rPr>
            <w:rFonts w:cs="B Nazanin"/>
            <w:rtl/>
          </w:rPr>
          <w:t>می‌رسد</w:t>
        </w:r>
      </w:ins>
      <w:r w:rsidR="0091682E">
        <w:rPr>
          <w:rFonts w:cs="B Nazanin" w:hint="cs"/>
          <w:rtl/>
          <w:lang w:bidi="fa-IR"/>
        </w:rPr>
        <w:t xml:space="preserve">، </w:t>
      </w:r>
      <w:ins w:id="267" w:author="mamad" w:date="2026-02-12T20:31:00Z">
        <w:r w:rsidRPr="00307ED9">
          <w:rPr>
            <w:rFonts w:cs="B Nazanin"/>
            <w:rtl/>
          </w:rPr>
          <w:t>در حدود</w:t>
        </w:r>
        <w:r w:rsidRPr="00307ED9">
          <w:rPr>
            <w:rFonts w:ascii="Cambria" w:hAnsi="Cambria" w:cs="Cambria" w:hint="cs"/>
            <w:rtl/>
          </w:rPr>
          <w:t> </w:t>
        </w:r>
      </w:ins>
      <m:oMath>
        <m:sSub>
          <m:sSubPr>
            <m:ctrlPr>
              <w:ins w:id="268" w:author="mamad" w:date="2026-02-12T20:31:00Z">
                <w:rPr>
                  <w:rFonts w:ascii="Cambria Math" w:hAnsi="Cambria Math" w:cs="B Nazanin"/>
                  <w:lang w:bidi="fa-IR"/>
                </w:rPr>
              </w:ins>
            </m:ctrlPr>
          </m:sSubPr>
          <m:e>
            <m:r>
              <w:ins w:id="269" w:author="mamad" w:date="2026-02-12T20:31:00Z">
                <w:rPr>
                  <w:rFonts w:ascii="Cambria Math" w:hAnsi="Cambria Math" w:cs="B Nazanin"/>
                  <w:lang w:bidi="fa-IR"/>
                </w:rPr>
                <m:t>ω</m:t>
              </w:ins>
            </m:r>
          </m:e>
          <m:sub>
            <m:r>
              <w:ins w:id="270" w:author="mamad" w:date="2026-02-12T20:31:00Z">
                <w:rPr>
                  <w:rFonts w:ascii="Cambria Math" w:hAnsi="Cambria Math" w:cs="B Nazanin"/>
                  <w:lang w:bidi="fa-IR"/>
                </w:rPr>
                <m:t>cp</m:t>
              </w:ins>
            </m:r>
          </m:sub>
        </m:sSub>
        <m:r>
          <w:ins w:id="271" w:author="mamad" w:date="2026-02-12T20:31:00Z">
            <w:rPr>
              <w:rFonts w:ascii="Cambria Math" w:hAnsi="Cambria Math" w:cs="B Nazanin"/>
              <w:lang w:bidi="fa-IR"/>
            </w:rPr>
            <m:t>≈0.005</m:t>
          </w:ins>
        </m:r>
      </m:oMath>
      <w:ins w:id="272" w:author="mamad" w:date="2026-02-12T20:31:00Z">
        <w:r w:rsidRPr="00307ED9">
          <w:rPr>
            <w:rFonts w:cs="B Nazanin"/>
            <w:lang w:bidi="fa-IR"/>
          </w:rPr>
          <w:t> </w:t>
        </w:r>
        <w:r w:rsidRPr="00307ED9">
          <w:rPr>
            <w:rFonts w:cs="B Nazanin"/>
            <w:rtl/>
          </w:rPr>
          <w:t>راد/ثانیه رخ می‌دهد. در این فرکانس، فاز سیستم حدود</w:t>
        </w:r>
        <w:r w:rsidRPr="00307ED9">
          <w:rPr>
            <w:rFonts w:ascii="Cambria" w:hAnsi="Cambria" w:cs="Cambria" w:hint="cs"/>
            <w:rtl/>
          </w:rPr>
          <w:t> </w:t>
        </w:r>
      </w:ins>
      <m:oMath>
        <m:r>
          <w:ins w:id="273" w:author="mamad" w:date="2026-02-12T20:31:00Z">
            <w:rPr>
              <w:rFonts w:ascii="Cambria Math" w:hAnsi="Cambria Math" w:cs="B Nazanin"/>
              <w:lang w:bidi="fa-IR"/>
            </w:rPr>
            <m:t>-</m:t>
          </w:ins>
        </m:r>
        <m:sSup>
          <m:sSupPr>
            <m:ctrlPr>
              <w:ins w:id="274" w:author="mamad" w:date="2026-02-12T20:31:00Z">
                <w:rPr>
                  <w:rFonts w:ascii="Cambria Math" w:hAnsi="Cambria Math" w:cs="B Nazanin"/>
                  <w:lang w:bidi="fa-IR"/>
                </w:rPr>
              </w:ins>
            </m:ctrlPr>
          </m:sSupPr>
          <m:e>
            <m:r>
              <w:ins w:id="275" w:author="mamad" w:date="2026-02-12T20:31:00Z">
                <w:rPr>
                  <w:rFonts w:ascii="Cambria Math" w:hAnsi="Cambria Math" w:cs="B Nazanin"/>
                  <w:lang w:bidi="fa-IR"/>
                </w:rPr>
                <m:t>90</m:t>
              </w:ins>
            </m:r>
          </m:e>
          <m:sup>
            <m:r>
              <w:ins w:id="276" w:author="mamad" w:date="2026-02-12T20:31:00Z">
                <w:rPr>
                  <w:rFonts w:ascii="Cambria Math" w:hAnsi="Cambria Math" w:cs="B Nazanin"/>
                  <w:lang w:bidi="fa-IR"/>
                </w:rPr>
                <m:t>∘</m:t>
              </w:ins>
            </m:r>
          </m:sup>
        </m:sSup>
      </m:oMath>
      <w:ins w:id="277" w:author="mamad" w:date="2026-02-12T20:31:00Z">
        <w:r w:rsidRPr="00307ED9">
          <w:rPr>
            <w:rFonts w:cs="B Nazanin"/>
            <w:lang w:bidi="fa-IR"/>
          </w:rPr>
          <w:t> </w:t>
        </w:r>
        <w:r w:rsidRPr="00307ED9">
          <w:rPr>
            <w:rFonts w:cs="B Nazanin"/>
            <w:rtl/>
          </w:rPr>
          <w:t>است. اختلاف این فاز با</w:t>
        </w:r>
        <w:r w:rsidRPr="00307ED9">
          <w:rPr>
            <w:rFonts w:ascii="Cambria" w:hAnsi="Cambria" w:cs="Cambria" w:hint="cs"/>
            <w:rtl/>
          </w:rPr>
          <w:t> </w:t>
        </w:r>
      </w:ins>
      <m:oMath>
        <m:r>
          <w:ins w:id="278" w:author="mamad" w:date="2026-02-12T20:31:00Z">
            <w:rPr>
              <w:rFonts w:ascii="Cambria Math" w:hAnsi="Cambria Math" w:cs="B Nazanin"/>
              <w:lang w:bidi="fa-IR"/>
            </w:rPr>
            <m:t>-</m:t>
          </w:ins>
        </m:r>
        <m:sSup>
          <m:sSupPr>
            <m:ctrlPr>
              <w:ins w:id="279" w:author="mamad" w:date="2026-02-12T20:31:00Z">
                <w:rPr>
                  <w:rFonts w:ascii="Cambria Math" w:hAnsi="Cambria Math" w:cs="B Nazanin"/>
                  <w:lang w:bidi="fa-IR"/>
                </w:rPr>
              </w:ins>
            </m:ctrlPr>
          </m:sSupPr>
          <m:e>
            <m:r>
              <w:ins w:id="280" w:author="mamad" w:date="2026-02-12T20:31:00Z">
                <w:rPr>
                  <w:rFonts w:ascii="Cambria Math" w:hAnsi="Cambria Math" w:cs="B Nazanin"/>
                  <w:lang w:bidi="fa-IR"/>
                </w:rPr>
                <m:t>180</m:t>
              </w:ins>
            </m:r>
          </m:e>
          <m:sup>
            <m:r>
              <w:ins w:id="281" w:author="mamad" w:date="2026-02-12T20:31:00Z">
                <w:rPr>
                  <w:rFonts w:ascii="Cambria Math" w:hAnsi="Cambria Math" w:cs="B Nazanin"/>
                  <w:lang w:bidi="fa-IR"/>
                </w:rPr>
                <m:t>∘</m:t>
              </w:ins>
            </m:r>
          </m:sup>
        </m:sSup>
      </m:oMath>
      <w:ins w:id="282" w:author="mamad" w:date="2026-02-12T20:31:00Z">
        <w:r w:rsidRPr="00307ED9">
          <w:rPr>
            <w:rFonts w:cs="B Nazanin"/>
            <w:lang w:bidi="fa-IR"/>
          </w:rPr>
          <w:t> </w:t>
        </w:r>
        <w:r w:rsidRPr="00307ED9">
          <w:rPr>
            <w:rFonts w:cs="B Nazanin"/>
            <w:rtl/>
          </w:rPr>
          <w:t>برابر است با</w:t>
        </w:r>
        <w:r w:rsidRPr="00307ED9">
          <w:rPr>
            <w:rFonts w:cs="B Nazanin"/>
            <w:lang w:bidi="fa-IR"/>
          </w:rPr>
          <w:t>:</w:t>
        </w:r>
      </w:ins>
    </w:p>
    <w:p w14:paraId="423A6FC6" w14:textId="14BE722E" w:rsidR="002A0684" w:rsidRPr="00307ED9" w:rsidRDefault="002A0684" w:rsidP="002A0684">
      <w:pPr>
        <w:bidi/>
        <w:rPr>
          <w:ins w:id="283" w:author="mamad" w:date="2026-02-12T20:31:00Z"/>
          <w:rFonts w:cs="B Nazanin"/>
          <w:lang w:bidi="fa-IR"/>
        </w:rPr>
      </w:pPr>
      <m:oMathPara>
        <m:oMath>
          <m:r>
            <w:ins w:id="284" w:author="mamad" w:date="2026-02-12T20:31:00Z">
              <w:rPr>
                <w:rFonts w:ascii="Cambria Math" w:hAnsi="Cambria Math" w:cs="B Nazanin"/>
                <w:lang w:bidi="fa-IR"/>
              </w:rPr>
              <m:t>PM=</m:t>
            </w:ins>
          </m:r>
          <m:sSup>
            <m:sSupPr>
              <m:ctrlPr>
                <w:ins w:id="285" w:author="mamad" w:date="2026-02-12T20:31:00Z">
                  <w:rPr>
                    <w:rFonts w:ascii="Cambria Math" w:hAnsi="Cambria Math" w:cs="B Nazanin"/>
                    <w:lang w:bidi="fa-IR"/>
                  </w:rPr>
                </w:ins>
              </m:ctrlPr>
            </m:sSupPr>
            <m:e>
              <m:r>
                <w:ins w:id="286" w:author="mamad" w:date="2026-02-12T20:31:00Z">
                  <w:rPr>
                    <w:rFonts w:ascii="Cambria Math" w:hAnsi="Cambria Math" w:cs="B Nazanin"/>
                    <w:lang w:bidi="fa-IR"/>
                  </w:rPr>
                  <m:t>180</m:t>
                </w:ins>
              </m:r>
            </m:e>
            <m:sup>
              <m:r>
                <w:ins w:id="287" w:author="mamad" w:date="2026-02-12T20:31:00Z">
                  <w:rPr>
                    <w:rFonts w:ascii="Cambria Math" w:hAnsi="Cambria Math" w:cs="B Nazanin"/>
                    <w:lang w:bidi="fa-IR"/>
                  </w:rPr>
                  <m:t>∘</m:t>
                </w:ins>
              </m:r>
            </m:sup>
          </m:sSup>
          <m:r>
            <w:ins w:id="288" w:author="mamad" w:date="2026-02-12T20:31:00Z">
              <w:rPr>
                <w:rFonts w:ascii="Cambria Math" w:hAnsi="Cambria Math" w:cs="B Nazanin"/>
                <w:lang w:bidi="fa-IR"/>
              </w:rPr>
              <m:t>-</m:t>
            </w:ins>
          </m:r>
          <m:sSup>
            <m:sSupPr>
              <m:ctrlPr>
                <w:ins w:id="289" w:author="mamad" w:date="2026-02-12T20:31:00Z">
                  <w:rPr>
                    <w:rFonts w:ascii="Cambria Math" w:hAnsi="Cambria Math" w:cs="B Nazanin"/>
                    <w:lang w:bidi="fa-IR"/>
                  </w:rPr>
                </w:ins>
              </m:ctrlPr>
            </m:sSupPr>
            <m:e>
              <m:r>
                <w:ins w:id="290" w:author="mamad" w:date="2026-02-12T20:31:00Z">
                  <w:rPr>
                    <w:rFonts w:ascii="Cambria Math" w:hAnsi="Cambria Math" w:cs="B Nazanin"/>
                    <w:lang w:bidi="fa-IR"/>
                  </w:rPr>
                  <m:t>90</m:t>
                </w:ins>
              </m:r>
            </m:e>
            <m:sup>
              <m:r>
                <w:ins w:id="291" w:author="mamad" w:date="2026-02-12T20:31:00Z">
                  <w:rPr>
                    <w:rFonts w:ascii="Cambria Math" w:hAnsi="Cambria Math" w:cs="B Nazanin"/>
                    <w:lang w:bidi="fa-IR"/>
                  </w:rPr>
                  <m:t>∘</m:t>
                </w:ins>
              </m:r>
            </m:sup>
          </m:sSup>
          <m:r>
            <w:ins w:id="292" w:author="mamad" w:date="2026-02-12T20:31:00Z">
              <w:rPr>
                <w:rFonts w:ascii="Cambria Math" w:hAnsi="Cambria Math" w:cs="B Nazanin"/>
                <w:lang w:bidi="fa-IR"/>
              </w:rPr>
              <m:t>=</m:t>
            </w:ins>
          </m:r>
          <m:sSup>
            <m:sSupPr>
              <m:ctrlPr>
                <w:ins w:id="293" w:author="mamad" w:date="2026-02-12T20:31:00Z">
                  <w:rPr>
                    <w:rFonts w:ascii="Cambria Math" w:hAnsi="Cambria Math" w:cs="B Nazanin"/>
                    <w:lang w:bidi="fa-IR"/>
                  </w:rPr>
                </w:ins>
              </m:ctrlPr>
            </m:sSupPr>
            <m:e>
              <m:r>
                <w:ins w:id="294" w:author="mamad" w:date="2026-02-12T20:31:00Z">
                  <w:rPr>
                    <w:rFonts w:ascii="Cambria Math" w:hAnsi="Cambria Math" w:cs="B Nazanin"/>
                    <w:lang w:bidi="fa-IR"/>
                  </w:rPr>
                  <m:t>90</m:t>
                </w:ins>
              </m:r>
            </m:e>
            <m:sup>
              <m:r>
                <w:ins w:id="295" w:author="mamad" w:date="2026-02-12T20:31:00Z">
                  <w:rPr>
                    <w:rFonts w:ascii="Cambria Math" w:hAnsi="Cambria Math" w:cs="B Nazanin"/>
                    <w:lang w:bidi="fa-IR"/>
                  </w:rPr>
                  <m:t>∘</m:t>
                </w:ins>
              </m:r>
            </m:sup>
          </m:sSup>
        </m:oMath>
      </m:oMathPara>
    </w:p>
    <w:p w14:paraId="56DEE608" w14:textId="4F89A175" w:rsidR="002A0684" w:rsidRPr="00307ED9" w:rsidRDefault="0091682E" w:rsidP="0091682E">
      <w:pPr>
        <w:bidi/>
        <w:jc w:val="both"/>
        <w:rPr>
          <w:ins w:id="296" w:author="mamad" w:date="2026-02-12T20:31:00Z"/>
          <w:rFonts w:cs="B Nazanin"/>
          <w:lang w:bidi="fa-IR"/>
        </w:rPr>
      </w:pPr>
      <w:r>
        <w:rPr>
          <w:rFonts w:cs="B Nazanin" w:hint="cs"/>
          <w:b/>
          <w:bCs/>
          <w:rtl/>
        </w:rPr>
        <w:t>پس</w:t>
      </w:r>
      <w:ins w:id="297" w:author="mamad" w:date="2026-02-12T20:31:00Z">
        <w:r w:rsidR="002A0684" w:rsidRPr="00307ED9">
          <w:rPr>
            <w:rFonts w:cs="B Nazanin"/>
            <w:lang w:bidi="fa-IR"/>
          </w:rPr>
          <w:t> </w:t>
        </w:r>
        <w:r w:rsidR="002A0684" w:rsidRPr="00307ED9">
          <w:rPr>
            <w:rFonts w:cs="B Nazanin"/>
            <w:rtl/>
          </w:rPr>
          <w:t xml:space="preserve">حاشیه فاز بسیار بزرگ (نزدیک </w:t>
        </w:r>
        <w:r w:rsidR="002A0684" w:rsidRPr="00307ED9">
          <w:rPr>
            <w:rFonts w:cs="B Nazanin"/>
            <w:rtl/>
            <w:lang w:bidi="fa-IR"/>
          </w:rPr>
          <w:t>۹۰</w:t>
        </w:r>
        <w:r w:rsidR="002A0684" w:rsidRPr="00307ED9">
          <w:rPr>
            <w:rFonts w:cs="B Nazanin"/>
            <w:rtl/>
          </w:rPr>
          <w:t xml:space="preserve"> درجه) نشان‌دهنده</w:t>
        </w:r>
        <w:r w:rsidR="002A0684" w:rsidRPr="00307ED9">
          <w:rPr>
            <w:rFonts w:ascii="Cambria" w:hAnsi="Cambria" w:cs="Cambria" w:hint="cs"/>
            <w:rtl/>
          </w:rPr>
          <w:t> </w:t>
        </w:r>
        <w:r w:rsidR="002A0684" w:rsidRPr="00307ED9">
          <w:rPr>
            <w:rFonts w:cs="B Nazanin"/>
            <w:b/>
            <w:bCs/>
            <w:rtl/>
          </w:rPr>
          <w:t>پایداری بسیار بالا</w:t>
        </w:r>
        <w:r w:rsidR="002A0684" w:rsidRPr="00307ED9">
          <w:rPr>
            <w:rFonts w:ascii="Cambria" w:hAnsi="Cambria" w:cs="Cambria" w:hint="cs"/>
            <w:rtl/>
          </w:rPr>
          <w:t> </w:t>
        </w:r>
        <w:r w:rsidR="002A0684" w:rsidRPr="00307ED9">
          <w:rPr>
            <w:rFonts w:cs="B Nazanin" w:hint="cs"/>
            <w:rtl/>
          </w:rPr>
          <w:t>و</w:t>
        </w:r>
        <w:r w:rsidR="002A0684" w:rsidRPr="00307ED9">
          <w:rPr>
            <w:rFonts w:cs="B Nazanin"/>
            <w:rtl/>
          </w:rPr>
          <w:t xml:space="preserve"> </w:t>
        </w:r>
        <w:r w:rsidR="002A0684" w:rsidRPr="00307ED9">
          <w:rPr>
            <w:rFonts w:cs="B Nazanin" w:hint="cs"/>
            <w:rtl/>
          </w:rPr>
          <w:t>پاسخ</w:t>
        </w:r>
        <w:r w:rsidR="002A0684" w:rsidRPr="00307ED9">
          <w:rPr>
            <w:rFonts w:ascii="Cambria" w:hAnsi="Cambria" w:cs="Cambria" w:hint="cs"/>
            <w:rtl/>
          </w:rPr>
          <w:t> </w:t>
        </w:r>
        <w:r w:rsidR="002A0684" w:rsidRPr="00307ED9">
          <w:rPr>
            <w:rFonts w:cs="B Nazanin"/>
            <w:b/>
            <w:bCs/>
            <w:rtl/>
          </w:rPr>
          <w:t>بدون نوسان</w:t>
        </w:r>
        <w:r w:rsidR="002A0684" w:rsidRPr="00307ED9">
          <w:rPr>
            <w:rFonts w:cs="B Nazanin"/>
            <w:b/>
            <w:bCs/>
            <w:lang w:bidi="fa-IR"/>
          </w:rPr>
          <w:t xml:space="preserve"> (Over-damped)</w:t>
        </w:r>
        <w:r w:rsidR="002A0684" w:rsidRPr="00307ED9">
          <w:rPr>
            <w:rFonts w:cs="B Nazanin"/>
            <w:lang w:bidi="fa-IR"/>
          </w:rPr>
          <w:t> </w:t>
        </w:r>
        <w:r w:rsidR="002A0684" w:rsidRPr="00307ED9">
          <w:rPr>
            <w:rFonts w:cs="B Nazanin"/>
            <w:rtl/>
          </w:rPr>
          <w:t>سیستم است</w:t>
        </w:r>
        <w:r w:rsidR="002A0684" w:rsidRPr="00307ED9">
          <w:rPr>
            <w:rFonts w:cs="B Nazanin"/>
            <w:lang w:bidi="fa-IR"/>
          </w:rPr>
          <w:t>.</w:t>
        </w:r>
      </w:ins>
    </w:p>
    <w:p w14:paraId="151C4B5B" w14:textId="1D3F6E9A" w:rsidR="0091682E" w:rsidRDefault="002A0684" w:rsidP="0091682E">
      <w:pPr>
        <w:bidi/>
        <w:rPr>
          <w:rFonts w:cs="B Nazanin"/>
          <w:rtl/>
        </w:rPr>
      </w:pPr>
      <w:ins w:id="298" w:author="mamad" w:date="2026-02-12T20:31:00Z">
        <w:r w:rsidRPr="00307ED9">
          <w:rPr>
            <w:rFonts w:cs="B Nazanin"/>
            <w:b/>
            <w:bCs/>
            <w:rtl/>
            <w:lang w:bidi="fa-IR"/>
          </w:rPr>
          <w:t>۳</w:t>
        </w:r>
        <w:r w:rsidRPr="00307ED9">
          <w:rPr>
            <w:rFonts w:cs="B Nazanin"/>
            <w:b/>
            <w:bCs/>
            <w:lang w:bidi="fa-IR"/>
          </w:rPr>
          <w:t xml:space="preserve">. </w:t>
        </w:r>
        <w:r w:rsidRPr="00307ED9">
          <w:rPr>
            <w:rFonts w:cs="B Nazanin"/>
            <w:b/>
            <w:bCs/>
            <w:rtl/>
          </w:rPr>
          <w:t>پهنای باند</w:t>
        </w:r>
        <w:r w:rsidRPr="00307ED9">
          <w:rPr>
            <w:rFonts w:cs="B Nazanin"/>
            <w:b/>
            <w:bCs/>
            <w:lang w:bidi="fa-IR"/>
          </w:rPr>
          <w:t xml:space="preserve"> (Bandwidth):</w:t>
        </w:r>
      </w:ins>
    </w:p>
    <w:p w14:paraId="63806732" w14:textId="1AD944EC" w:rsidR="002A0684" w:rsidRPr="0091682E" w:rsidRDefault="002A0684" w:rsidP="0091682E">
      <w:pPr>
        <w:bidi/>
        <w:jc w:val="both"/>
        <w:rPr>
          <w:ins w:id="299" w:author="mamad" w:date="2026-02-12T20:31:00Z"/>
          <w:rFonts w:cs="B Nazanin"/>
          <w:lang w:bidi="fa-IR"/>
        </w:rPr>
      </w:pPr>
      <w:ins w:id="300" w:author="mamad" w:date="2026-02-12T20:31:00Z">
        <w:r w:rsidRPr="0091682E">
          <w:rPr>
            <w:rFonts w:cs="B Nazanin"/>
            <w:rtl/>
          </w:rPr>
          <w:t>سیستم دارای پهنای باند پایینی است (فرکانس قطع</w:t>
        </w:r>
        <w:r w:rsidRPr="0091682E">
          <w:rPr>
            <w:rFonts w:ascii="Cambria" w:hAnsi="Cambria" w:cs="Cambria" w:hint="cs"/>
            <w:rtl/>
          </w:rPr>
          <w:t> </w:t>
        </w:r>
      </w:ins>
      <m:oMath>
        <m:sSub>
          <m:sSubPr>
            <m:ctrlPr>
              <w:ins w:id="301" w:author="mamad" w:date="2026-02-12T20:31:00Z">
                <w:rPr>
                  <w:rFonts w:ascii="Cambria Math" w:hAnsi="Cambria Math" w:cs="B Nazanin"/>
                  <w:lang w:bidi="fa-IR"/>
                </w:rPr>
              </w:ins>
            </m:ctrlPr>
          </m:sSubPr>
          <m:e>
            <m:r>
              <w:ins w:id="302" w:author="mamad" w:date="2026-02-12T20:31:00Z">
                <w:rPr>
                  <w:rFonts w:ascii="Cambria Math" w:hAnsi="Cambria Math" w:cs="B Nazanin"/>
                  <w:lang w:bidi="fa-IR"/>
                </w:rPr>
                <m:t>ω</m:t>
              </w:ins>
            </m:r>
          </m:e>
          <m:sub>
            <m:r>
              <w:ins w:id="303" w:author="mamad" w:date="2026-02-12T20:31:00Z">
                <w:rPr>
                  <w:rFonts w:ascii="Cambria Math" w:hAnsi="Cambria Math" w:cs="B Nazanin"/>
                  <w:lang w:bidi="fa-IR"/>
                </w:rPr>
                <m:t>c</m:t>
              </w:ins>
            </m:r>
          </m:sub>
        </m:sSub>
        <m:r>
          <w:ins w:id="304" w:author="mamad" w:date="2026-02-12T20:31:00Z">
            <w:rPr>
              <w:rFonts w:ascii="Cambria Math" w:hAnsi="Cambria Math" w:cs="B Nazanin"/>
              <w:lang w:bidi="fa-IR"/>
            </w:rPr>
            <m:t>≈0.005</m:t>
          </w:ins>
        </m:r>
      </m:oMath>
      <w:ins w:id="305" w:author="mamad" w:date="2026-02-12T20:31:00Z">
        <w:r w:rsidRPr="0091682E">
          <w:rPr>
            <w:rFonts w:cs="B Nazanin"/>
            <w:lang w:bidi="fa-IR"/>
          </w:rPr>
          <w:t> </w:t>
        </w:r>
        <w:r w:rsidRPr="0091682E">
          <w:rPr>
            <w:rFonts w:cs="B Nazanin"/>
            <w:rtl/>
          </w:rPr>
          <w:t>راد/ثانیه). این موضوع تأیید می‌کند که سیستم تانکر ذاتاً</w:t>
        </w:r>
        <w:r w:rsidRPr="0091682E">
          <w:rPr>
            <w:rFonts w:ascii="Cambria" w:hAnsi="Cambria" w:cs="Cambria" w:hint="cs"/>
            <w:rtl/>
          </w:rPr>
          <w:t> </w:t>
        </w:r>
        <w:r w:rsidRPr="0091682E">
          <w:rPr>
            <w:rFonts w:cs="B Nazanin"/>
            <w:rtl/>
          </w:rPr>
          <w:t>کند</w:t>
        </w:r>
        <w:r w:rsidRPr="0091682E">
          <w:rPr>
            <w:rFonts w:cs="B Nazanin"/>
            <w:lang w:bidi="fa-IR"/>
          </w:rPr>
          <w:t xml:space="preserve"> </w:t>
        </w:r>
        <w:r w:rsidRPr="0091682E">
          <w:rPr>
            <w:rFonts w:cs="B Nazanin"/>
            <w:rtl/>
          </w:rPr>
          <w:t>است و به تغییرات سریع ورودی پاسخ سریعی نشان نمی‌دهد که این ویژگی با ماهیت فیزیکی یک مخزن آب بزرگ سازگار است</w:t>
        </w:r>
        <w:r w:rsidRPr="00307ED9">
          <w:rPr>
            <w:rFonts w:cs="B Nazanin"/>
            <w:lang w:bidi="fa-IR"/>
          </w:rPr>
          <w:t>.</w:t>
        </w:r>
      </w:ins>
    </w:p>
    <w:p w14:paraId="5003D356" w14:textId="65588F67" w:rsidR="002A0684" w:rsidRPr="00307ED9" w:rsidRDefault="002A0684" w:rsidP="000174FC">
      <w:pPr>
        <w:pStyle w:val="Heading2"/>
        <w:bidi/>
        <w:rPr>
          <w:ins w:id="306" w:author="mamad" w:date="2026-02-12T20:31:00Z"/>
          <w:lang w:bidi="fa-IR"/>
        </w:rPr>
      </w:pPr>
      <w:ins w:id="307" w:author="mamad" w:date="2026-02-12T20:31:00Z">
        <w:r w:rsidRPr="00307ED9">
          <w:rPr>
            <w:rtl/>
          </w:rPr>
          <w:t xml:space="preserve"> </w:t>
        </w:r>
        <w:bookmarkStart w:id="308" w:name="_Toc221808015"/>
        <w:r w:rsidRPr="00307ED9">
          <w:rPr>
            <w:rtl/>
          </w:rPr>
          <w:t>تحلیل نمودار نایکوئیست</w:t>
        </w:r>
        <w:r w:rsidRPr="00307ED9">
          <w:rPr>
            <w:lang w:bidi="fa-IR"/>
          </w:rPr>
          <w:t xml:space="preserve"> (Nyquist Diagram Analysis)</w:t>
        </w:r>
        <w:bookmarkEnd w:id="308"/>
      </w:ins>
    </w:p>
    <w:p w14:paraId="3DCF72D8" w14:textId="77777777" w:rsidR="002A0684" w:rsidRPr="00307ED9" w:rsidRDefault="002A0684" w:rsidP="002A0684">
      <w:pPr>
        <w:bidi/>
        <w:rPr>
          <w:ins w:id="309" w:author="mamad" w:date="2026-02-12T20:31:00Z"/>
          <w:rFonts w:cs="B Nazanin"/>
          <w:lang w:bidi="fa-IR"/>
        </w:rPr>
      </w:pPr>
      <w:ins w:id="310" w:author="mamad" w:date="2026-02-12T20:31:00Z">
        <w:r w:rsidRPr="00307ED9">
          <w:rPr>
            <w:rFonts w:cs="B Nazanin"/>
            <w:rtl/>
          </w:rPr>
          <w:t>نمودار نایکوئیست، رفتار سیستم را در صفحه مختلط به‌صورت زیر نمایش می‌دهد</w:t>
        </w:r>
        <w:r w:rsidRPr="00307ED9">
          <w:rPr>
            <w:rFonts w:cs="B Nazanin"/>
            <w:lang w:bidi="fa-IR"/>
          </w:rPr>
          <w:t>:</w:t>
        </w:r>
      </w:ins>
    </w:p>
    <w:p w14:paraId="5A7591D2" w14:textId="423F88A4" w:rsidR="002A0684" w:rsidRPr="00307ED9" w:rsidRDefault="002A0684" w:rsidP="0091682E">
      <w:pPr>
        <w:bidi/>
        <w:rPr>
          <w:ins w:id="311" w:author="mamad" w:date="2026-02-12T20:31:00Z"/>
          <w:rFonts w:cs="B Nazanin"/>
          <w:lang w:bidi="fa-IR"/>
        </w:rPr>
      </w:pPr>
      <w:ins w:id="312" w:author="mamad" w:date="2026-02-12T20:31:00Z">
        <w:r w:rsidRPr="00307ED9">
          <w:rPr>
            <w:rFonts w:cs="B Nazanin"/>
            <w:b/>
            <w:bCs/>
            <w:rtl/>
            <w:lang w:bidi="fa-IR"/>
          </w:rPr>
          <w:t>۱</w:t>
        </w:r>
        <w:r w:rsidRPr="00307ED9">
          <w:rPr>
            <w:rFonts w:cs="B Nazanin"/>
            <w:b/>
            <w:bCs/>
            <w:lang w:bidi="fa-IR"/>
          </w:rPr>
          <w:t xml:space="preserve">. </w:t>
        </w:r>
        <w:r w:rsidRPr="00307ED9">
          <w:rPr>
            <w:rFonts w:cs="B Nazanin"/>
            <w:b/>
            <w:bCs/>
            <w:rtl/>
          </w:rPr>
          <w:t>مسیر نمودار</w:t>
        </w:r>
        <w:r w:rsidRPr="00307ED9">
          <w:rPr>
            <w:rFonts w:cs="B Nazanin"/>
            <w:b/>
            <w:bCs/>
            <w:lang w:bidi="fa-IR"/>
          </w:rPr>
          <w:t>:</w:t>
        </w:r>
        <w:r w:rsidRPr="00307ED9">
          <w:rPr>
            <w:rFonts w:cs="B Nazanin"/>
            <w:lang w:bidi="fa-IR"/>
          </w:rPr>
          <w:br/>
        </w:r>
        <w:r w:rsidRPr="00307ED9">
          <w:rPr>
            <w:rFonts w:cs="B Nazanin"/>
            <w:rtl/>
          </w:rPr>
          <w:t>نمودار از نقطه</w:t>
        </w:r>
        <w:r w:rsidRPr="00307ED9">
          <w:rPr>
            <w:rFonts w:ascii="Cambria" w:hAnsi="Cambria" w:cs="Cambria" w:hint="cs"/>
            <w:rtl/>
          </w:rPr>
          <w:t> </w:t>
        </w:r>
      </w:ins>
      <m:oMath>
        <m:d>
          <m:dPr>
            <m:sepChr m:val=","/>
            <m:ctrlPr>
              <w:ins w:id="313" w:author="mamad" w:date="2026-02-12T20:31:00Z">
                <w:rPr>
                  <w:rFonts w:ascii="Cambria Math" w:hAnsi="Cambria Math" w:cs="B Nazanin"/>
                  <w:lang w:bidi="fa-IR"/>
                </w:rPr>
              </w:ins>
            </m:ctrlPr>
          </m:dPr>
          <m:e>
            <m:r>
              <w:ins w:id="314" w:author="mamad" w:date="2026-02-12T20:31:00Z">
                <w:rPr>
                  <w:rFonts w:ascii="Cambria Math" w:hAnsi="Cambria Math" w:cs="B Nazanin"/>
                  <w:lang w:bidi="fa-IR"/>
                </w:rPr>
                <m:t>20</m:t>
              </w:ins>
            </m:r>
          </m:e>
          <m:e>
            <m:r>
              <w:ins w:id="315" w:author="mamad" w:date="2026-02-12T20:31:00Z">
                <w:rPr>
                  <w:rFonts w:ascii="Cambria Math" w:hAnsi="Cambria Math" w:cs="B Nazanin"/>
                  <w:lang w:bidi="fa-IR"/>
                </w:rPr>
                <m:t>0</m:t>
              </w:ins>
            </m:r>
          </m:e>
        </m:d>
      </m:oMath>
      <w:ins w:id="316" w:author="mamad" w:date="2026-02-12T20:31:00Z">
        <w:r w:rsidRPr="00307ED9">
          <w:rPr>
            <w:rFonts w:cs="B Nazanin"/>
            <w:lang w:bidi="fa-IR"/>
          </w:rPr>
          <w:t> </w:t>
        </w:r>
        <w:r w:rsidRPr="00307ED9">
          <w:rPr>
            <w:rFonts w:cs="B Nazanin"/>
            <w:rtl/>
          </w:rPr>
          <w:t>روی محور حقیقی فرکانس صفر،</w:t>
        </w:r>
        <w:r w:rsidRPr="00307ED9">
          <w:rPr>
            <w:rFonts w:ascii="Cambria" w:hAnsi="Cambria" w:cs="Cambria" w:hint="cs"/>
            <w:rtl/>
          </w:rPr>
          <w:t> </w:t>
        </w:r>
      </w:ins>
      <m:oMath>
        <m:r>
          <w:ins w:id="317" w:author="mamad" w:date="2026-02-12T20:31:00Z">
            <w:rPr>
              <w:rFonts w:ascii="Cambria Math" w:hAnsi="Cambria Math" w:cs="B Nazanin"/>
              <w:lang w:bidi="fa-IR"/>
            </w:rPr>
            <m:t>s=0</m:t>
          </w:ins>
        </m:r>
      </m:oMath>
      <w:r w:rsidR="0091682E">
        <w:rPr>
          <w:rFonts w:ascii="Cambria" w:eastAsiaTheme="minorEastAsia" w:hAnsi="Cambria" w:cs="Cambria" w:hint="cs"/>
          <w:rtl/>
          <w:lang w:bidi="fa-IR"/>
        </w:rPr>
        <w:t xml:space="preserve"> </w:t>
      </w:r>
      <w:ins w:id="318" w:author="mamad" w:date="2026-02-12T20:31:00Z">
        <w:r w:rsidRPr="00307ED9">
          <w:rPr>
            <w:rFonts w:cs="B Nazanin"/>
            <w:rtl/>
          </w:rPr>
          <w:t>شروع شده و به‌صورت یک نیم‌دایره در ربع چهارم به سمت مبدأ مختصات</w:t>
        </w:r>
        <w:r w:rsidRPr="00307ED9">
          <w:rPr>
            <w:rFonts w:ascii="Cambria" w:hAnsi="Cambria" w:cs="Cambria" w:hint="cs"/>
            <w:rtl/>
          </w:rPr>
          <w:t> </w:t>
        </w:r>
      </w:ins>
      <m:oMath>
        <m:d>
          <m:dPr>
            <m:sepChr m:val=","/>
            <m:ctrlPr>
              <w:ins w:id="319" w:author="mamad" w:date="2026-02-12T20:31:00Z">
                <w:rPr>
                  <w:rFonts w:ascii="Cambria Math" w:hAnsi="Cambria Math" w:cs="B Nazanin"/>
                  <w:lang w:bidi="fa-IR"/>
                </w:rPr>
              </w:ins>
            </m:ctrlPr>
          </m:dPr>
          <m:e>
            <m:r>
              <w:ins w:id="320" w:author="mamad" w:date="2026-02-12T20:31:00Z">
                <w:rPr>
                  <w:rFonts w:ascii="Cambria Math" w:hAnsi="Cambria Math" w:cs="B Nazanin"/>
                  <w:lang w:bidi="fa-IR"/>
                </w:rPr>
                <m:t>0</m:t>
              </w:ins>
            </m:r>
          </m:e>
          <m:e>
            <m:r>
              <w:ins w:id="321" w:author="mamad" w:date="2026-02-12T20:31:00Z">
                <w:rPr>
                  <w:rFonts w:ascii="Cambria Math" w:hAnsi="Cambria Math" w:cs="B Nazanin"/>
                  <w:lang w:bidi="fa-IR"/>
                </w:rPr>
                <m:t>0</m:t>
              </w:ins>
            </m:r>
          </m:e>
        </m:d>
      </m:oMath>
      <w:ins w:id="322" w:author="mamad" w:date="2026-02-12T20:31:00Z">
        <w:r w:rsidRPr="00307ED9">
          <w:rPr>
            <w:rFonts w:cs="B Nazanin"/>
            <w:lang w:bidi="fa-IR"/>
          </w:rPr>
          <w:t> </w:t>
        </w:r>
        <w:r w:rsidRPr="00307ED9">
          <w:rPr>
            <w:rFonts w:cs="B Nazanin"/>
            <w:rtl/>
          </w:rPr>
          <w:t>فرکانس بی‌نهایت،</w:t>
        </w:r>
        <w:r w:rsidRPr="00307ED9">
          <w:rPr>
            <w:rFonts w:ascii="Cambria" w:hAnsi="Cambria" w:cs="Cambria" w:hint="cs"/>
            <w:rtl/>
          </w:rPr>
          <w:t> </w:t>
        </w:r>
      </w:ins>
      <m:oMath>
        <m:r>
          <w:ins w:id="323" w:author="mamad" w:date="2026-02-12T20:31:00Z">
            <w:rPr>
              <w:rFonts w:ascii="Cambria Math" w:hAnsi="Cambria Math" w:cs="B Nazanin"/>
              <w:lang w:bidi="fa-IR"/>
            </w:rPr>
            <m:t>s→</m:t>
          </w:ins>
        </m:r>
        <m:r>
          <w:ins w:id="324" w:author="mamad" w:date="2026-02-12T20:31:00Z">
            <m:rPr>
              <m:sty m:val="p"/>
            </m:rPr>
            <w:rPr>
              <w:rFonts w:ascii="Cambria Math" w:hAnsi="Cambria Math" w:cs="B Nazanin"/>
              <w:lang w:bidi="fa-IR"/>
            </w:rPr>
            <m:t>∞</m:t>
          </w:ins>
        </m:r>
      </m:oMath>
      <w:ins w:id="325" w:author="mamad" w:date="2026-02-12T20:31:00Z">
        <w:r w:rsidRPr="00307ED9">
          <w:rPr>
            <w:rFonts w:cs="B Nazanin"/>
            <w:lang w:bidi="fa-IR"/>
          </w:rPr>
          <w:t xml:space="preserve"> </w:t>
        </w:r>
        <w:r w:rsidRPr="00307ED9">
          <w:rPr>
            <w:rFonts w:cs="B Nazanin"/>
            <w:rtl/>
          </w:rPr>
          <w:t>حرکت می‌کند</w:t>
        </w:r>
        <w:r w:rsidRPr="00307ED9">
          <w:rPr>
            <w:rFonts w:cs="B Nazanin"/>
            <w:lang w:bidi="fa-IR"/>
          </w:rPr>
          <w:t>.</w:t>
        </w:r>
      </w:ins>
    </w:p>
    <w:p w14:paraId="6B681ED2" w14:textId="12B2360F" w:rsidR="002A0684" w:rsidRPr="00307ED9" w:rsidRDefault="002A0684" w:rsidP="002A0684">
      <w:pPr>
        <w:bidi/>
        <w:rPr>
          <w:ins w:id="326" w:author="mamad" w:date="2026-02-12T20:31:00Z"/>
          <w:rFonts w:cs="B Nazanin"/>
          <w:lang w:bidi="fa-IR"/>
        </w:rPr>
      </w:pPr>
      <w:ins w:id="327" w:author="mamad" w:date="2026-02-12T20:31:00Z">
        <w:r w:rsidRPr="00307ED9">
          <w:rPr>
            <w:rFonts w:cs="B Nazanin"/>
            <w:b/>
            <w:bCs/>
            <w:rtl/>
            <w:lang w:bidi="fa-IR"/>
          </w:rPr>
          <w:t>۲</w:t>
        </w:r>
        <w:r w:rsidRPr="00307ED9">
          <w:rPr>
            <w:rFonts w:cs="B Nazanin"/>
            <w:b/>
            <w:bCs/>
            <w:lang w:bidi="fa-IR"/>
          </w:rPr>
          <w:t xml:space="preserve">. </w:t>
        </w:r>
        <w:r w:rsidRPr="00307ED9">
          <w:rPr>
            <w:rFonts w:cs="B Nazanin"/>
            <w:b/>
            <w:bCs/>
            <w:rtl/>
          </w:rPr>
          <w:t>بررسی پایداری نقطه بحرانی</w:t>
        </w:r>
        <w:r w:rsidRPr="00307ED9">
          <w:rPr>
            <w:rFonts w:ascii="Cambria" w:hAnsi="Cambria" w:cs="Cambria" w:hint="cs"/>
            <w:b/>
            <w:bCs/>
            <w:rtl/>
          </w:rPr>
          <w:t> </w:t>
        </w:r>
      </w:ins>
      <m:oMath>
        <m:r>
          <w:ins w:id="328" w:author="mamad" w:date="2026-02-12T20:31:00Z">
            <w:rPr>
              <w:rFonts w:ascii="Cambria Math" w:hAnsi="Cambria Math" w:cs="B Nazanin"/>
              <w:lang w:bidi="fa-IR"/>
            </w:rPr>
            <m:t>-1</m:t>
          </w:ins>
        </m:r>
      </m:oMath>
      <w:r w:rsidR="0091682E">
        <w:rPr>
          <w:rFonts w:ascii="Cambria" w:eastAsiaTheme="minorEastAsia" w:hAnsi="Cambria" w:cs="Cambria" w:hint="cs"/>
          <w:rtl/>
          <w:lang w:bidi="fa-IR"/>
        </w:rPr>
        <w:t>:</w:t>
      </w:r>
      <w:ins w:id="329" w:author="mamad" w:date="2026-02-12T20:31:00Z">
        <w:r w:rsidRPr="00307ED9">
          <w:rPr>
            <w:rFonts w:cs="B Nazanin"/>
            <w:lang w:bidi="fa-IR"/>
          </w:rPr>
          <w:br/>
        </w:r>
        <w:r w:rsidRPr="00307ED9">
          <w:rPr>
            <w:rFonts w:cs="B Nazanin"/>
            <w:rtl/>
          </w:rPr>
          <w:t>بر اساس معیار پایداری نایکوئیست، برای پایداری سیستم حلقه‌بسته، نمودار نباید نقطه بحرانی</w:t>
        </w:r>
        <w:r w:rsidRPr="00307ED9">
          <w:rPr>
            <w:rFonts w:ascii="Cambria" w:hAnsi="Cambria" w:cs="Cambria" w:hint="cs"/>
            <w:rtl/>
          </w:rPr>
          <w:t> </w:t>
        </w:r>
      </w:ins>
      <m:oMath>
        <m:r>
          <w:ins w:id="330" w:author="mamad" w:date="2026-02-12T20:31:00Z">
            <w:rPr>
              <w:rFonts w:ascii="Cambria Math" w:hAnsi="Cambria Math" w:cs="B Nazanin"/>
              <w:lang w:bidi="fa-IR"/>
            </w:rPr>
            <m:t>-1</m:t>
          </w:ins>
        </m:r>
      </m:oMath>
      <w:ins w:id="331" w:author="mamad" w:date="2026-02-12T20:31:00Z">
        <w:r w:rsidRPr="00307ED9">
          <w:rPr>
            <w:rFonts w:cs="B Nazanin"/>
            <w:lang w:bidi="fa-IR"/>
          </w:rPr>
          <w:t> </w:t>
        </w:r>
        <w:r w:rsidRPr="00307ED9">
          <w:rPr>
            <w:rFonts w:cs="B Nazanin"/>
            <w:rtl/>
          </w:rPr>
          <w:t>را دور بزند (مشروط بر آنکه سیستم حلقه‌باز فاقد قطب ناپایدار باشد)</w:t>
        </w:r>
        <w:r w:rsidRPr="00307ED9">
          <w:rPr>
            <w:rFonts w:cs="B Nazanin"/>
            <w:lang w:bidi="fa-IR"/>
          </w:rPr>
          <w:t>.</w:t>
        </w:r>
      </w:ins>
    </w:p>
    <w:p w14:paraId="168C269E" w14:textId="7B89F187" w:rsidR="002A0684" w:rsidRPr="00307ED9" w:rsidRDefault="002A0684" w:rsidP="0091682E">
      <w:pPr>
        <w:bidi/>
        <w:rPr>
          <w:ins w:id="332" w:author="mamad" w:date="2026-02-12T20:31:00Z"/>
          <w:rFonts w:cs="B Nazanin"/>
          <w:lang w:bidi="fa-IR"/>
        </w:rPr>
      </w:pPr>
      <w:ins w:id="333" w:author="mamad" w:date="2026-02-12T20:31:00Z">
        <w:r w:rsidRPr="00307ED9">
          <w:rPr>
            <w:rFonts w:cs="B Nazanin"/>
            <w:rtl/>
          </w:rPr>
          <w:t>در این سیستم</w:t>
        </w:r>
      </w:ins>
      <w:r w:rsidR="0091682E">
        <w:rPr>
          <w:rFonts w:cs="B Nazanin" w:hint="cs"/>
          <w:rtl/>
        </w:rPr>
        <w:t xml:space="preserve"> </w:t>
      </w:r>
      <w:ins w:id="334" w:author="mamad" w:date="2026-02-12T20:31:00Z">
        <w:r w:rsidRPr="00307ED9">
          <w:rPr>
            <w:rFonts w:cs="B Nazanin"/>
            <w:rtl/>
          </w:rPr>
          <w:t>نمودار نایکوئیست کاملاً در سمت راست محور موهومی قرار دارد</w:t>
        </w:r>
        <w:r w:rsidRPr="00307ED9">
          <w:rPr>
            <w:rFonts w:cs="B Nazanin"/>
            <w:lang w:bidi="fa-IR"/>
          </w:rPr>
          <w:t>.</w:t>
        </w:r>
      </w:ins>
      <w:r w:rsidR="0091682E">
        <w:rPr>
          <w:rFonts w:cs="B Nazanin" w:hint="cs"/>
          <w:rtl/>
          <w:lang w:bidi="fa-IR"/>
        </w:rPr>
        <w:t xml:space="preserve"> </w:t>
      </w:r>
      <w:ins w:id="335" w:author="mamad" w:date="2026-02-12T20:31:00Z">
        <w:r w:rsidRPr="00307ED9">
          <w:rPr>
            <w:rFonts w:cs="B Nazanin"/>
            <w:rtl/>
          </w:rPr>
          <w:t>هیچ</w:t>
        </w:r>
      </w:ins>
      <w:r w:rsidR="0091682E">
        <w:rPr>
          <w:rFonts w:cs="B Nazanin" w:hint="cs"/>
          <w:rtl/>
        </w:rPr>
        <w:t xml:space="preserve"> </w:t>
      </w:r>
      <w:ins w:id="336" w:author="mamad" w:date="2026-02-12T20:31:00Z">
        <w:r w:rsidRPr="00307ED9">
          <w:rPr>
            <w:rFonts w:cs="B Nazanin"/>
            <w:rtl/>
          </w:rPr>
          <w:t>گونه احاطه</w:t>
        </w:r>
        <w:r w:rsidRPr="00307ED9">
          <w:rPr>
            <w:rFonts w:cs="B Nazanin"/>
            <w:lang w:bidi="fa-IR"/>
          </w:rPr>
          <w:t xml:space="preserve"> (Encirclement) </w:t>
        </w:r>
        <w:r w:rsidRPr="00307ED9">
          <w:rPr>
            <w:rFonts w:cs="B Nazanin"/>
            <w:rtl/>
          </w:rPr>
          <w:t>حول نقطه</w:t>
        </w:r>
        <w:r w:rsidRPr="00307ED9">
          <w:rPr>
            <w:rFonts w:ascii="Cambria" w:hAnsi="Cambria" w:cs="Cambria" w:hint="cs"/>
            <w:rtl/>
          </w:rPr>
          <w:t> </w:t>
        </w:r>
      </w:ins>
      <m:oMath>
        <m:r>
          <w:ins w:id="337" w:author="mamad" w:date="2026-02-12T20:31:00Z">
            <w:rPr>
              <w:rFonts w:ascii="Cambria Math" w:hAnsi="Cambria Math" w:cs="B Nazanin"/>
              <w:lang w:bidi="fa-IR"/>
            </w:rPr>
            <m:t>-1</m:t>
          </w:ins>
        </m:r>
      </m:oMath>
      <w:ins w:id="338" w:author="mamad" w:date="2026-02-12T20:31:00Z">
        <w:r w:rsidRPr="00307ED9">
          <w:rPr>
            <w:rFonts w:cs="B Nazanin"/>
            <w:lang w:bidi="fa-IR"/>
          </w:rPr>
          <w:t> </w:t>
        </w:r>
        <w:r w:rsidRPr="00307ED9">
          <w:rPr>
            <w:rFonts w:cs="B Nazanin"/>
            <w:rtl/>
          </w:rPr>
          <w:t>مشاهده نمی‌شود</w:t>
        </w:r>
        <w:r w:rsidRPr="00307ED9">
          <w:rPr>
            <w:rFonts w:cs="B Nazanin"/>
            <w:lang w:bidi="fa-IR"/>
          </w:rPr>
          <w:t xml:space="preserve"> (</w:t>
        </w:r>
      </w:ins>
      <m:oMath>
        <m:r>
          <w:ins w:id="339" w:author="mamad" w:date="2026-02-12T20:31:00Z">
            <w:rPr>
              <w:rFonts w:ascii="Cambria Math" w:hAnsi="Cambria Math" w:cs="B Nazanin"/>
              <w:lang w:bidi="fa-IR"/>
            </w:rPr>
            <m:t>N=0</m:t>
          </w:ins>
        </m:r>
      </m:oMath>
      <w:ins w:id="340" w:author="mamad" w:date="2026-02-12T20:31:00Z">
        <w:r w:rsidRPr="00307ED9">
          <w:rPr>
            <w:rFonts w:cs="B Nazanin"/>
            <w:lang w:bidi="fa-IR"/>
          </w:rPr>
          <w:t>).</w:t>
        </w:r>
        <w:r w:rsidRPr="00307ED9">
          <w:rPr>
            <w:rFonts w:cs="B Nazanin"/>
            <w:rtl/>
          </w:rPr>
          <w:t>تعداد قطب‌های ناپایدار سیستم حلقه‌باز صفر است</w:t>
        </w:r>
        <w:r w:rsidRPr="00307ED9">
          <w:rPr>
            <w:rFonts w:cs="B Nazanin"/>
            <w:lang w:bidi="fa-IR"/>
          </w:rPr>
          <w:t xml:space="preserve"> (</w:t>
        </w:r>
      </w:ins>
      <m:oMath>
        <m:r>
          <w:ins w:id="341" w:author="mamad" w:date="2026-02-12T20:31:00Z">
            <w:rPr>
              <w:rFonts w:ascii="Cambria Math" w:hAnsi="Cambria Math" w:cs="B Nazanin"/>
              <w:lang w:bidi="fa-IR"/>
            </w:rPr>
            <m:t>P=0</m:t>
          </w:ins>
        </m:r>
      </m:oMath>
      <w:ins w:id="342" w:author="mamad" w:date="2026-02-12T20:31:00Z">
        <w:r w:rsidRPr="00307ED9">
          <w:rPr>
            <w:rFonts w:cs="B Nazanin"/>
            <w:lang w:bidi="fa-IR"/>
          </w:rPr>
          <w:t>).</w:t>
        </w:r>
      </w:ins>
    </w:p>
    <w:p w14:paraId="19B24043" w14:textId="77777777" w:rsidR="002A0684" w:rsidRPr="00307ED9" w:rsidRDefault="002A0684" w:rsidP="002A0684">
      <w:pPr>
        <w:bidi/>
        <w:rPr>
          <w:ins w:id="343" w:author="mamad" w:date="2026-02-12T20:31:00Z"/>
          <w:rFonts w:cs="B Nazanin"/>
          <w:lang w:bidi="fa-IR"/>
        </w:rPr>
      </w:pPr>
      <w:ins w:id="344" w:author="mamad" w:date="2026-02-12T20:31:00Z">
        <w:r w:rsidRPr="00307ED9">
          <w:rPr>
            <w:rFonts w:cs="B Nazanin"/>
            <w:rtl/>
          </w:rPr>
          <w:t>با استفاده از رابطه پایداری نایکوئیست</w:t>
        </w:r>
        <w:r w:rsidRPr="00307ED9">
          <w:rPr>
            <w:rFonts w:cs="B Nazanin"/>
            <w:lang w:bidi="fa-IR"/>
          </w:rPr>
          <w:t>:</w:t>
        </w:r>
      </w:ins>
    </w:p>
    <w:p w14:paraId="6657FB0B" w14:textId="356E857A" w:rsidR="002A0684" w:rsidRPr="00307ED9" w:rsidRDefault="002A0684" w:rsidP="002A0684">
      <w:pPr>
        <w:bidi/>
        <w:rPr>
          <w:ins w:id="345" w:author="mamad" w:date="2026-02-12T20:31:00Z"/>
          <w:rFonts w:cs="B Nazanin"/>
          <w:lang w:bidi="fa-IR"/>
        </w:rPr>
      </w:pPr>
      <m:oMathPara>
        <m:oMath>
          <m:r>
            <w:ins w:id="346" w:author="mamad" w:date="2026-02-12T20:31:00Z">
              <w:rPr>
                <w:rFonts w:ascii="Cambria Math" w:hAnsi="Cambria Math" w:cs="B Nazanin"/>
                <w:lang w:bidi="fa-IR"/>
              </w:rPr>
              <m:t>Z=N+P=0+0=0</m:t>
            </w:ins>
          </m:r>
          <m:r>
            <w:ins w:id="347" w:author="mamad" w:date="2026-02-12T20:31:00Z">
              <m:rPr>
                <m:sty m:val="p"/>
              </m:rPr>
              <w:rPr>
                <w:rFonts w:ascii="Cambria Math" w:hAnsi="Cambria Math" w:cs="B Nazanin"/>
                <w:lang w:bidi="fa-IR"/>
              </w:rPr>
              <w:br/>
            </w:ins>
          </m:r>
        </m:oMath>
      </m:oMathPara>
    </w:p>
    <w:p w14:paraId="6C392B1E" w14:textId="0CD918D2" w:rsidR="002A0684" w:rsidRDefault="002A0684" w:rsidP="0091682E">
      <w:pPr>
        <w:bidi/>
        <w:rPr>
          <w:rFonts w:cs="B Nazanin"/>
          <w:rtl/>
          <w:lang w:bidi="fa-IR"/>
        </w:rPr>
      </w:pPr>
      <w:ins w:id="348" w:author="mamad" w:date="2026-02-12T20:31:00Z">
        <w:r w:rsidRPr="0091682E">
          <w:rPr>
            <w:rFonts w:cs="B Nazanin"/>
            <w:rtl/>
          </w:rPr>
          <w:t>که در آن</w:t>
        </w:r>
        <w:r w:rsidRPr="0091682E">
          <w:rPr>
            <w:rFonts w:ascii="Cambria" w:hAnsi="Cambria" w:cs="Cambria" w:hint="cs"/>
            <w:rtl/>
          </w:rPr>
          <w:t> </w:t>
        </w:r>
      </w:ins>
      <m:oMath>
        <m:r>
          <w:ins w:id="349" w:author="mamad" w:date="2026-02-12T20:31:00Z">
            <w:rPr>
              <w:rFonts w:ascii="Cambria Math" w:hAnsi="Cambria Math" w:cs="B Nazanin"/>
              <w:lang w:bidi="fa-IR"/>
            </w:rPr>
            <m:t>Z</m:t>
          </w:ins>
        </m:r>
      </m:oMath>
      <w:ins w:id="350" w:author="mamad" w:date="2026-02-12T20:31:00Z">
        <w:r w:rsidRPr="0091682E">
          <w:rPr>
            <w:rFonts w:cs="B Nazanin"/>
            <w:lang w:bidi="fa-IR"/>
          </w:rPr>
          <w:t> </w:t>
        </w:r>
        <w:r w:rsidRPr="0091682E">
          <w:rPr>
            <w:rFonts w:cs="B Nazanin"/>
            <w:rtl/>
          </w:rPr>
          <w:t>تعداد قطب‌های ناپایدار سیستم حلقه‌بسته است</w:t>
        </w:r>
        <w:r w:rsidRPr="0091682E">
          <w:rPr>
            <w:rFonts w:cs="B Nazanin"/>
            <w:lang w:bidi="fa-IR"/>
          </w:rPr>
          <w:t>.</w:t>
        </w:r>
      </w:ins>
      <w:r w:rsidR="0091682E" w:rsidRPr="0091682E">
        <w:rPr>
          <w:rFonts w:cs="B Nazanin" w:hint="cs"/>
          <w:rtl/>
          <w:lang w:bidi="fa-IR"/>
        </w:rPr>
        <w:t>پس</w:t>
      </w:r>
      <w:ins w:id="351" w:author="mamad" w:date="2026-02-12T20:31:00Z">
        <w:r w:rsidRPr="0091682E">
          <w:rPr>
            <w:rFonts w:cs="B Nazanin"/>
            <w:lang w:bidi="fa-IR"/>
          </w:rPr>
          <w:t> </w:t>
        </w:r>
        <w:r w:rsidRPr="0091682E">
          <w:rPr>
            <w:rFonts w:cs="B Nazanin"/>
            <w:rtl/>
          </w:rPr>
          <w:t>سیستم در حالت حلقه‌بسته</w:t>
        </w:r>
        <w:r w:rsidRPr="0091682E">
          <w:rPr>
            <w:rFonts w:ascii="Cambria" w:hAnsi="Cambria" w:cs="Cambria" w:hint="cs"/>
            <w:rtl/>
          </w:rPr>
          <w:t> </w:t>
        </w:r>
        <w:r w:rsidRPr="0091682E">
          <w:rPr>
            <w:rFonts w:cs="B Nazanin"/>
            <w:rtl/>
          </w:rPr>
          <w:t>پایدار</w:t>
        </w:r>
        <w:r w:rsidRPr="0091682E">
          <w:rPr>
            <w:rFonts w:ascii="Cambria" w:hAnsi="Cambria" w:cs="Cambria" w:hint="cs"/>
            <w:rtl/>
          </w:rPr>
          <w:t> </w:t>
        </w:r>
        <w:r w:rsidRPr="0091682E">
          <w:rPr>
            <w:rFonts w:cs="B Nazanin" w:hint="cs"/>
            <w:rtl/>
          </w:rPr>
          <w:t>است</w:t>
        </w:r>
        <w:r w:rsidRPr="0091682E">
          <w:rPr>
            <w:rFonts w:cs="B Nazanin"/>
            <w:lang w:bidi="fa-IR"/>
          </w:rPr>
          <w:t>.</w:t>
        </w:r>
      </w:ins>
    </w:p>
    <w:p w14:paraId="7F99E975" w14:textId="08E0B30D" w:rsidR="000174FC" w:rsidRPr="00307ED9" w:rsidRDefault="000174FC" w:rsidP="000174FC">
      <w:pPr>
        <w:pStyle w:val="Heading1"/>
        <w:bidi/>
        <w:rPr>
          <w:ins w:id="352" w:author="mamad" w:date="2026-02-12T20:32:00Z"/>
          <w:rtl/>
          <w:lang w:bidi="fa-IR"/>
        </w:rPr>
      </w:pPr>
      <w:bookmarkStart w:id="353" w:name="_Toc221808016"/>
      <w:r>
        <w:rPr>
          <w:rFonts w:hint="cs"/>
          <w:rtl/>
          <w:lang w:bidi="fa-IR"/>
        </w:rPr>
        <w:lastRenderedPageBreak/>
        <w:t>طراحی جبران ساز و تنظیم پاسخ زمانی</w:t>
      </w:r>
      <w:bookmarkEnd w:id="353"/>
    </w:p>
    <w:p w14:paraId="19D7E031" w14:textId="207EB35F" w:rsidR="0009473F" w:rsidRPr="00307ED9" w:rsidRDefault="0009473F" w:rsidP="000174FC">
      <w:pPr>
        <w:pStyle w:val="Heading2"/>
        <w:bidi/>
        <w:rPr>
          <w:ins w:id="354" w:author="mamad" w:date="2026-02-12T21:36:00Z"/>
          <w:lang w:bidi="fa-IR"/>
        </w:rPr>
      </w:pPr>
      <w:ins w:id="355" w:author="mamad" w:date="2026-02-12T21:36:00Z">
        <w:r w:rsidRPr="00307ED9">
          <w:rPr>
            <w:lang w:bidi="fa-IR"/>
          </w:rPr>
          <w:t xml:space="preserve"> </w:t>
        </w:r>
        <w:bookmarkStart w:id="356" w:name="_Toc221808017"/>
        <w:r w:rsidRPr="00307ED9">
          <w:rPr>
            <w:rtl/>
          </w:rPr>
          <w:t>الزامات زمانی به پارامترهای حوزه فرکانس</w:t>
        </w:r>
        <w:bookmarkEnd w:id="356"/>
      </w:ins>
    </w:p>
    <w:p w14:paraId="09C068BC" w14:textId="77777777" w:rsidR="0009473F" w:rsidRPr="00307ED9" w:rsidRDefault="0009473F" w:rsidP="0009473F">
      <w:pPr>
        <w:bidi/>
        <w:rPr>
          <w:ins w:id="357" w:author="mamad" w:date="2026-02-12T21:36:00Z"/>
          <w:rFonts w:cs="B Nazanin"/>
          <w:lang w:bidi="fa-IR"/>
        </w:rPr>
      </w:pPr>
      <w:ins w:id="358" w:author="mamad" w:date="2026-02-12T21:36:00Z">
        <w:r w:rsidRPr="00307ED9">
          <w:rPr>
            <w:rFonts w:cs="B Nazanin"/>
            <w:rtl/>
          </w:rPr>
          <w:t>بر اساس مشخصات پروژه، دو معیار اصلی برای پاسخ پله سیستم حلقه‌بسته تعریف شده است</w:t>
        </w:r>
        <w:r w:rsidRPr="00307ED9">
          <w:rPr>
            <w:rFonts w:cs="B Nazanin"/>
            <w:lang w:bidi="fa-IR"/>
          </w:rPr>
          <w:t>:</w:t>
        </w:r>
      </w:ins>
    </w:p>
    <w:p w14:paraId="357E98DD" w14:textId="77777777" w:rsidR="0009473F" w:rsidRPr="0091682E" w:rsidRDefault="0009473F" w:rsidP="0091682E">
      <w:pPr>
        <w:bidi/>
        <w:rPr>
          <w:ins w:id="359" w:author="mamad" w:date="2026-02-12T21:36:00Z"/>
          <w:rFonts w:cs="B Nazanin"/>
          <w:lang w:bidi="fa-IR"/>
        </w:rPr>
      </w:pPr>
      <w:ins w:id="360" w:author="mamad" w:date="2026-02-12T21:36:00Z">
        <w:r w:rsidRPr="0091682E">
          <w:rPr>
            <w:rFonts w:cs="B Nazanin"/>
            <w:rtl/>
          </w:rPr>
          <w:t>فراجهش</w:t>
        </w:r>
        <w:r w:rsidRPr="0091682E">
          <w:rPr>
            <w:rFonts w:cs="B Nazanin"/>
            <w:lang w:bidi="fa-IR"/>
          </w:rPr>
          <w:t xml:space="preserve"> (Overshoot): </w:t>
        </w:r>
        <w:r w:rsidRPr="0091682E">
          <w:rPr>
            <w:rFonts w:cs="B Nazanin"/>
            <w:rtl/>
          </w:rPr>
          <w:t xml:space="preserve">بین </w:t>
        </w:r>
        <w:r w:rsidRPr="0091682E">
          <w:rPr>
            <w:rFonts w:cs="B Nazanin"/>
            <w:rtl/>
            <w:lang w:bidi="fa-IR"/>
          </w:rPr>
          <w:t>۱۰</w:t>
        </w:r>
        <w:r w:rsidRPr="0091682E">
          <w:rPr>
            <w:rFonts w:cs="B Nazanin"/>
            <w:rtl/>
          </w:rPr>
          <w:t xml:space="preserve"> تا </w:t>
        </w:r>
        <w:r w:rsidRPr="0091682E">
          <w:rPr>
            <w:rFonts w:cs="B Nazanin"/>
            <w:rtl/>
            <w:lang w:bidi="fa-IR"/>
          </w:rPr>
          <w:t>۲۰</w:t>
        </w:r>
        <w:r w:rsidRPr="0091682E">
          <w:rPr>
            <w:rFonts w:cs="B Nazanin"/>
            <w:rtl/>
          </w:rPr>
          <w:t xml:space="preserve"> درصد</w:t>
        </w:r>
      </w:ins>
    </w:p>
    <w:p w14:paraId="54BB2256" w14:textId="77777777" w:rsidR="0009473F" w:rsidRPr="0091682E" w:rsidRDefault="0009473F" w:rsidP="0091682E">
      <w:pPr>
        <w:bidi/>
        <w:rPr>
          <w:ins w:id="361" w:author="mamad" w:date="2026-02-12T21:36:00Z"/>
          <w:rFonts w:cs="B Nazanin"/>
          <w:lang w:bidi="fa-IR"/>
        </w:rPr>
      </w:pPr>
      <w:ins w:id="362" w:author="mamad" w:date="2026-02-12T21:36:00Z">
        <w:r w:rsidRPr="0091682E">
          <w:rPr>
            <w:rFonts w:cs="B Nazanin"/>
            <w:rtl/>
          </w:rPr>
          <w:t>زمان نشست</w:t>
        </w:r>
        <w:r w:rsidRPr="0091682E">
          <w:rPr>
            <w:rFonts w:cs="B Nazanin"/>
            <w:lang w:bidi="fa-IR"/>
          </w:rPr>
          <w:t xml:space="preserve"> (Settling Time): </w:t>
        </w:r>
        <w:r w:rsidRPr="0091682E">
          <w:rPr>
            <w:rFonts w:cs="B Nazanin"/>
            <w:rtl/>
          </w:rPr>
          <w:t xml:space="preserve">کمتر از </w:t>
        </w:r>
        <w:r w:rsidRPr="0091682E">
          <w:rPr>
            <w:rFonts w:cs="B Nazanin"/>
            <w:rtl/>
            <w:lang w:bidi="fa-IR"/>
          </w:rPr>
          <w:t>۵</w:t>
        </w:r>
        <w:r w:rsidRPr="0091682E">
          <w:rPr>
            <w:rFonts w:cs="B Nazanin"/>
            <w:rtl/>
          </w:rPr>
          <w:t xml:space="preserve"> ثانیه (معیار </w:t>
        </w:r>
        <w:r w:rsidRPr="0091682E">
          <w:rPr>
            <w:rFonts w:cs="B Nazanin"/>
            <w:rtl/>
            <w:lang w:bidi="fa-IR"/>
          </w:rPr>
          <w:t>۲</w:t>
        </w:r>
        <w:r w:rsidRPr="0091682E">
          <w:rPr>
            <w:rFonts w:ascii="Times New Roman" w:hAnsi="Times New Roman" w:cs="Times New Roman" w:hint="cs"/>
            <w:rtl/>
            <w:lang w:bidi="fa-IR"/>
          </w:rPr>
          <w:t>٪</w:t>
        </w:r>
        <w:r w:rsidRPr="0091682E">
          <w:rPr>
            <w:rFonts w:cs="B Nazanin"/>
            <w:rtl/>
            <w:lang w:bidi="fa-IR"/>
          </w:rPr>
          <w:t>)</w:t>
        </w:r>
      </w:ins>
    </w:p>
    <w:p w14:paraId="2A212518" w14:textId="626E13F8" w:rsidR="0009473F" w:rsidRPr="00307ED9" w:rsidRDefault="0009473F" w:rsidP="000174FC">
      <w:pPr>
        <w:pStyle w:val="Heading3"/>
        <w:bidi/>
        <w:rPr>
          <w:ins w:id="363" w:author="mamad" w:date="2026-02-12T21:36:00Z"/>
          <w:lang w:bidi="fa-IR"/>
        </w:rPr>
      </w:pPr>
      <w:bookmarkStart w:id="364" w:name="_Toc221808018"/>
      <w:ins w:id="365" w:author="mamad" w:date="2026-02-12T21:36:00Z">
        <w:r w:rsidRPr="00307ED9">
          <w:rPr>
            <w:rtl/>
          </w:rPr>
          <w:t>استخراج ضریب میرایی از درصد فراجهش</w:t>
        </w:r>
        <w:bookmarkEnd w:id="364"/>
      </w:ins>
    </w:p>
    <w:p w14:paraId="5498DA1E" w14:textId="3B6131B5" w:rsidR="0009473F" w:rsidRPr="00307ED9" w:rsidRDefault="0009473F" w:rsidP="0009473F">
      <w:pPr>
        <w:bidi/>
        <w:rPr>
          <w:ins w:id="366" w:author="mamad" w:date="2026-02-12T21:36:00Z"/>
          <w:rFonts w:cs="B Nazanin"/>
          <w:lang w:bidi="fa-IR"/>
        </w:rPr>
      </w:pPr>
      <w:ins w:id="367" w:author="mamad" w:date="2026-02-12T21:36:00Z">
        <w:r w:rsidRPr="00307ED9">
          <w:rPr>
            <w:rFonts w:cs="B Nazanin"/>
            <w:rtl/>
          </w:rPr>
          <w:t>برای یک سیستم مرتبه دوم استاندارد، رابطه بین درصد فراجهش</w:t>
        </w:r>
        <w:r w:rsidRPr="00307ED9">
          <w:rPr>
            <w:rFonts w:cs="B Nazanin"/>
            <w:lang w:bidi="fa-IR"/>
          </w:rPr>
          <w:t xml:space="preserve"> (PO) </w:t>
        </w:r>
        <w:r w:rsidRPr="00307ED9">
          <w:rPr>
            <w:rFonts w:cs="B Nazanin"/>
            <w:rtl/>
          </w:rPr>
          <w:t>و ضریب میرایی</w:t>
        </w:r>
        <w:r w:rsidRPr="00307ED9">
          <w:rPr>
            <w:rFonts w:cs="B Nazanin"/>
            <w:lang w:bidi="fa-IR"/>
          </w:rPr>
          <w:t xml:space="preserve"> (</w:t>
        </w:r>
      </w:ins>
      <m:oMath>
        <m:r>
          <w:ins w:id="368" w:author="mamad" w:date="2026-02-12T21:36:00Z">
            <w:rPr>
              <w:rFonts w:ascii="Cambria Math" w:hAnsi="Cambria Math" w:cs="B Nazanin"/>
              <w:lang w:bidi="fa-IR"/>
            </w:rPr>
            <m:t>ζ</m:t>
          </w:ins>
        </m:r>
      </m:oMath>
      <w:ins w:id="369" w:author="mamad" w:date="2026-02-12T21:36:00Z">
        <w:r w:rsidRPr="00307ED9">
          <w:rPr>
            <w:rFonts w:cs="B Nazanin"/>
            <w:lang w:bidi="fa-IR"/>
          </w:rPr>
          <w:t xml:space="preserve">) </w:t>
        </w:r>
        <w:r w:rsidRPr="00307ED9">
          <w:rPr>
            <w:rFonts w:cs="B Nazanin"/>
            <w:rtl/>
          </w:rPr>
          <w:t>به صورت زیر است</w:t>
        </w:r>
        <w:r w:rsidRPr="00307ED9">
          <w:rPr>
            <w:rFonts w:cs="B Nazanin"/>
            <w:lang w:bidi="fa-IR"/>
          </w:rPr>
          <w:t>:</w:t>
        </w:r>
      </w:ins>
    </w:p>
    <w:p w14:paraId="06F486EC" w14:textId="3336E280" w:rsidR="0009473F" w:rsidRPr="00307ED9" w:rsidRDefault="0009473F" w:rsidP="0009473F">
      <w:pPr>
        <w:bidi/>
        <w:rPr>
          <w:ins w:id="370" w:author="mamad" w:date="2026-02-12T21:36:00Z"/>
          <w:rFonts w:cs="B Nazanin"/>
          <w:lang w:bidi="fa-IR"/>
        </w:rPr>
      </w:pPr>
      <m:oMathPara>
        <m:oMath>
          <m:r>
            <w:ins w:id="371" w:author="mamad" w:date="2026-02-12T21:36:00Z">
              <w:rPr>
                <w:rFonts w:ascii="Cambria Math" w:hAnsi="Cambria Math" w:cs="B Nazanin"/>
                <w:lang w:bidi="fa-IR"/>
              </w:rPr>
              <m:t>PO=100×</m:t>
            </w:ins>
          </m:r>
          <m:sSup>
            <m:sSupPr>
              <m:ctrlPr>
                <w:ins w:id="372" w:author="mamad" w:date="2026-02-12T21:36:00Z">
                  <w:rPr>
                    <w:rFonts w:ascii="Cambria Math" w:hAnsi="Cambria Math" w:cs="B Nazanin"/>
                    <w:lang w:bidi="fa-IR"/>
                  </w:rPr>
                </w:ins>
              </m:ctrlPr>
            </m:sSupPr>
            <m:e>
              <m:r>
                <w:ins w:id="373" w:author="mamad" w:date="2026-02-12T21:36:00Z">
                  <w:rPr>
                    <w:rFonts w:ascii="Cambria Math" w:hAnsi="Cambria Math" w:cs="B Nazanin"/>
                    <w:lang w:bidi="fa-IR"/>
                  </w:rPr>
                  <m:t>e</m:t>
                </w:ins>
              </m:r>
            </m:e>
            <m:sup>
              <m:f>
                <m:fPr>
                  <m:ctrlPr>
                    <w:ins w:id="374" w:author="mamad" w:date="2026-02-12T21:36:00Z">
                      <w:rPr>
                        <w:rFonts w:ascii="Cambria Math" w:hAnsi="Cambria Math" w:cs="B Nazanin"/>
                        <w:lang w:bidi="fa-IR"/>
                      </w:rPr>
                    </w:ins>
                  </m:ctrlPr>
                </m:fPr>
                <m:num>
                  <m:r>
                    <w:ins w:id="375" w:author="mamad" w:date="2026-02-12T21:36:00Z">
                      <w:rPr>
                        <w:rFonts w:ascii="Cambria Math" w:hAnsi="Cambria Math" w:cs="B Nazanin"/>
                        <w:lang w:bidi="fa-IR"/>
                      </w:rPr>
                      <m:t>-ζπ</m:t>
                    </w:ins>
                  </m:r>
                </m:num>
                <m:den>
                  <m:rad>
                    <m:radPr>
                      <m:degHide m:val="1"/>
                      <m:ctrlPr>
                        <w:ins w:id="376" w:author="mamad" w:date="2026-02-12T21:36:00Z">
                          <w:rPr>
                            <w:rFonts w:ascii="Cambria Math" w:hAnsi="Cambria Math" w:cs="B Nazanin"/>
                            <w:lang w:bidi="fa-IR"/>
                          </w:rPr>
                        </w:ins>
                      </m:ctrlPr>
                    </m:radPr>
                    <m:deg/>
                    <m:e>
                      <m:r>
                        <w:ins w:id="377" w:author="mamad" w:date="2026-02-12T21:36:00Z">
                          <w:rPr>
                            <w:rFonts w:ascii="Cambria Math" w:hAnsi="Cambria Math" w:cs="B Nazanin"/>
                            <w:lang w:bidi="fa-IR"/>
                          </w:rPr>
                          <m:t>1-</m:t>
                        </w:ins>
                      </m:r>
                      <m:sSup>
                        <m:sSupPr>
                          <m:ctrlPr>
                            <w:ins w:id="378" w:author="mamad" w:date="2026-02-12T21:36:00Z">
                              <w:rPr>
                                <w:rFonts w:ascii="Cambria Math" w:hAnsi="Cambria Math" w:cs="B Nazanin"/>
                                <w:lang w:bidi="fa-IR"/>
                              </w:rPr>
                            </w:ins>
                          </m:ctrlPr>
                        </m:sSupPr>
                        <m:e>
                          <m:r>
                            <w:ins w:id="379" w:author="mamad" w:date="2026-02-12T21:36:00Z">
                              <w:rPr>
                                <w:rFonts w:ascii="Cambria Math" w:hAnsi="Cambria Math" w:cs="B Nazanin"/>
                                <w:lang w:bidi="fa-IR"/>
                              </w:rPr>
                              <m:t>ζ</m:t>
                            </w:ins>
                          </m:r>
                        </m:e>
                        <m:sup>
                          <m:r>
                            <w:ins w:id="380" w:author="mamad" w:date="2026-02-12T21:36:00Z">
                              <w:rPr>
                                <w:rFonts w:ascii="Cambria Math" w:hAnsi="Cambria Math" w:cs="B Nazanin"/>
                                <w:lang w:bidi="fa-IR"/>
                              </w:rPr>
                              <m:t>2</m:t>
                            </w:ins>
                          </m:r>
                        </m:sup>
                      </m:sSup>
                    </m:e>
                  </m:rad>
                </m:den>
              </m:f>
            </m:sup>
          </m:sSup>
          <m:r>
            <w:ins w:id="381" w:author="mamad" w:date="2026-02-12T21:36:00Z">
              <m:rPr>
                <m:sty m:val="p"/>
              </m:rPr>
              <w:rPr>
                <w:rFonts w:ascii="Cambria Math" w:hAnsi="Cambria Math" w:cs="B Nazanin"/>
                <w:lang w:bidi="fa-IR"/>
              </w:rPr>
              <w:br/>
            </w:ins>
          </m:r>
        </m:oMath>
      </m:oMathPara>
    </w:p>
    <w:p w14:paraId="6DE8ACED" w14:textId="737E2699" w:rsidR="0009473F" w:rsidRPr="00307ED9" w:rsidRDefault="0009473F" w:rsidP="0009473F">
      <w:pPr>
        <w:bidi/>
        <w:rPr>
          <w:ins w:id="382" w:author="mamad" w:date="2026-02-12T21:36:00Z"/>
          <w:rFonts w:cs="B Nazanin"/>
          <w:lang w:bidi="fa-IR"/>
        </w:rPr>
      </w:pPr>
      <w:ins w:id="383" w:author="mamad" w:date="2026-02-12T21:36:00Z">
        <w:r w:rsidRPr="00307ED9">
          <w:rPr>
            <w:rFonts w:cs="B Nazanin"/>
            <w:rtl/>
          </w:rPr>
          <w:t xml:space="preserve">با در نظر گرفتن فراجهش مطلوب </w:t>
        </w:r>
        <w:r w:rsidRPr="00307ED9">
          <w:rPr>
            <w:rFonts w:cs="B Nazanin"/>
            <w:rtl/>
            <w:lang w:bidi="fa-IR"/>
          </w:rPr>
          <w:t>۱۵</w:t>
        </w:r>
        <w:r w:rsidRPr="00307ED9">
          <w:rPr>
            <w:rFonts w:ascii="Times New Roman" w:hAnsi="Times New Roman" w:cs="Times New Roman" w:hint="cs"/>
            <w:rtl/>
            <w:lang w:bidi="fa-IR"/>
          </w:rPr>
          <w:t>٪</w:t>
        </w:r>
        <w:r w:rsidRPr="00307ED9">
          <w:rPr>
            <w:rFonts w:cs="B Nazanin"/>
            <w:rtl/>
          </w:rPr>
          <w:t>، ضریب میرایی معادل</w:t>
        </w:r>
        <w:r w:rsidRPr="00307ED9">
          <w:rPr>
            <w:rFonts w:ascii="Cambria" w:hAnsi="Cambria" w:cs="Cambria" w:hint="cs"/>
            <w:rtl/>
          </w:rPr>
          <w:t> </w:t>
        </w:r>
      </w:ins>
      <m:oMath>
        <m:r>
          <w:ins w:id="384" w:author="mamad" w:date="2026-02-12T21:36:00Z">
            <w:rPr>
              <w:rFonts w:ascii="Cambria Math" w:hAnsi="Cambria Math" w:cs="B Nazanin"/>
              <w:lang w:bidi="fa-IR"/>
            </w:rPr>
            <m:t>ζ≈0.5</m:t>
          </w:ins>
        </m:r>
      </m:oMath>
      <w:ins w:id="385" w:author="mamad" w:date="2026-02-12T21:36:00Z">
        <w:r w:rsidRPr="00307ED9">
          <w:rPr>
            <w:rFonts w:cs="B Nazanin"/>
            <w:lang w:bidi="fa-IR"/>
          </w:rPr>
          <w:t> </w:t>
        </w:r>
        <w:r w:rsidRPr="00307ED9">
          <w:rPr>
            <w:rFonts w:cs="B Nazanin"/>
            <w:rtl/>
          </w:rPr>
          <w:t>به دست می‌آید</w:t>
        </w:r>
        <w:r w:rsidRPr="00307ED9">
          <w:rPr>
            <w:rFonts w:cs="B Nazanin"/>
            <w:lang w:bidi="fa-IR"/>
          </w:rPr>
          <w:t>.</w:t>
        </w:r>
      </w:ins>
    </w:p>
    <w:p w14:paraId="123EEBD9" w14:textId="4D6CE9C0" w:rsidR="0009473F" w:rsidRPr="00307ED9" w:rsidRDefault="0009473F" w:rsidP="000174FC">
      <w:pPr>
        <w:pStyle w:val="Heading3"/>
        <w:bidi/>
        <w:rPr>
          <w:ins w:id="386" w:author="mamad" w:date="2026-02-12T21:36:00Z"/>
          <w:lang w:bidi="fa-IR"/>
        </w:rPr>
      </w:pPr>
      <w:bookmarkStart w:id="387" w:name="_Toc221808019"/>
      <w:ins w:id="388" w:author="mamad" w:date="2026-02-12T21:36:00Z">
        <w:r w:rsidRPr="00307ED9">
          <w:rPr>
            <w:rtl/>
          </w:rPr>
          <w:t>استخراج فرکانس طبیعی از زمان نشست</w:t>
        </w:r>
        <w:bookmarkEnd w:id="387"/>
      </w:ins>
    </w:p>
    <w:p w14:paraId="12EA9F1A" w14:textId="235292D1" w:rsidR="0009473F" w:rsidRPr="00307ED9" w:rsidRDefault="0009473F" w:rsidP="0009473F">
      <w:pPr>
        <w:bidi/>
        <w:rPr>
          <w:ins w:id="389" w:author="mamad" w:date="2026-02-12T21:36:00Z"/>
          <w:rFonts w:cs="B Nazanin"/>
          <w:lang w:bidi="fa-IR"/>
        </w:rPr>
      </w:pPr>
      <w:ins w:id="390" w:author="mamad" w:date="2026-02-12T21:36:00Z">
        <w:r w:rsidRPr="00307ED9">
          <w:rPr>
            <w:rFonts w:cs="B Nazanin"/>
            <w:rtl/>
          </w:rPr>
          <w:t>رابطه زمان نشست با ضریب میرایی و فرکانس طبیعی</w:t>
        </w:r>
        <w:r w:rsidRPr="00307ED9">
          <w:rPr>
            <w:rFonts w:cs="B Nazanin"/>
            <w:lang w:bidi="fa-IR"/>
          </w:rPr>
          <w:t xml:space="preserve"> (</w:t>
        </w:r>
      </w:ins>
      <m:oMath>
        <m:sSub>
          <m:sSubPr>
            <m:ctrlPr>
              <w:ins w:id="391" w:author="mamad" w:date="2026-02-12T21:36:00Z">
                <w:rPr>
                  <w:rFonts w:ascii="Cambria Math" w:hAnsi="Cambria Math" w:cs="B Nazanin"/>
                  <w:lang w:bidi="fa-IR"/>
                </w:rPr>
              </w:ins>
            </m:ctrlPr>
          </m:sSubPr>
          <m:e>
            <m:r>
              <w:ins w:id="392" w:author="mamad" w:date="2026-02-12T21:36:00Z">
                <w:rPr>
                  <w:rFonts w:ascii="Cambria Math" w:hAnsi="Cambria Math" w:cs="B Nazanin"/>
                  <w:lang w:bidi="fa-IR"/>
                </w:rPr>
                <m:t>ω</m:t>
              </w:ins>
            </m:r>
          </m:e>
          <m:sub>
            <m:r>
              <w:ins w:id="393" w:author="mamad" w:date="2026-02-12T21:36:00Z">
                <w:rPr>
                  <w:rFonts w:ascii="Cambria Math" w:hAnsi="Cambria Math" w:cs="B Nazanin"/>
                  <w:lang w:bidi="fa-IR"/>
                </w:rPr>
                <m:t>n</m:t>
              </w:ins>
            </m:r>
          </m:sub>
        </m:sSub>
      </m:oMath>
      <w:ins w:id="394" w:author="mamad" w:date="2026-02-12T21:36:00Z">
        <w:r w:rsidRPr="00307ED9">
          <w:rPr>
            <w:rFonts w:cs="B Nazanin"/>
            <w:lang w:bidi="fa-IR"/>
          </w:rPr>
          <w:t xml:space="preserve">) </w:t>
        </w:r>
        <w:r w:rsidRPr="00307ED9">
          <w:rPr>
            <w:rFonts w:cs="B Nazanin"/>
            <w:rtl/>
          </w:rPr>
          <w:t xml:space="preserve">برای معیار </w:t>
        </w:r>
        <w:r w:rsidRPr="00307ED9">
          <w:rPr>
            <w:rFonts w:cs="B Nazanin"/>
            <w:rtl/>
            <w:lang w:bidi="fa-IR"/>
          </w:rPr>
          <w:t>۲</w:t>
        </w:r>
        <w:r w:rsidRPr="00307ED9">
          <w:rPr>
            <w:rFonts w:ascii="Times New Roman" w:hAnsi="Times New Roman" w:cs="Times New Roman" w:hint="cs"/>
            <w:rtl/>
            <w:lang w:bidi="fa-IR"/>
          </w:rPr>
          <w:t>٪</w:t>
        </w:r>
        <w:r w:rsidRPr="00307ED9">
          <w:rPr>
            <w:rFonts w:cs="B Nazanin"/>
            <w:rtl/>
          </w:rPr>
          <w:t xml:space="preserve"> به صورت زیر تعریف می‌شود</w:t>
        </w:r>
        <w:r w:rsidRPr="00307ED9">
          <w:rPr>
            <w:rFonts w:cs="B Nazanin"/>
            <w:lang w:bidi="fa-IR"/>
          </w:rPr>
          <w:t>:</w:t>
        </w:r>
      </w:ins>
    </w:p>
    <w:p w14:paraId="4DE675EC" w14:textId="07D5BF32" w:rsidR="0009473F" w:rsidRPr="00307ED9" w:rsidRDefault="00000000" w:rsidP="0009473F">
      <w:pPr>
        <w:bidi/>
        <w:rPr>
          <w:ins w:id="395" w:author="mamad" w:date="2026-02-12T21:36:00Z"/>
          <w:rFonts w:cs="B Nazanin"/>
          <w:lang w:bidi="fa-IR"/>
        </w:rPr>
      </w:pPr>
      <m:oMathPara>
        <m:oMath>
          <m:sSub>
            <m:sSubPr>
              <m:ctrlPr>
                <w:ins w:id="396" w:author="mamad" w:date="2026-02-12T21:36:00Z">
                  <w:rPr>
                    <w:rFonts w:ascii="Cambria Math" w:hAnsi="Cambria Math" w:cs="B Nazanin"/>
                    <w:lang w:bidi="fa-IR"/>
                  </w:rPr>
                </w:ins>
              </m:ctrlPr>
            </m:sSubPr>
            <m:e>
              <m:r>
                <w:ins w:id="397" w:author="mamad" w:date="2026-02-12T21:36:00Z">
                  <w:rPr>
                    <w:rFonts w:ascii="Cambria Math" w:hAnsi="Cambria Math" w:cs="B Nazanin"/>
                    <w:lang w:bidi="fa-IR"/>
                  </w:rPr>
                  <m:t>t</m:t>
                </w:ins>
              </m:r>
            </m:e>
            <m:sub>
              <m:r>
                <w:ins w:id="398" w:author="mamad" w:date="2026-02-12T21:36:00Z">
                  <w:rPr>
                    <w:rFonts w:ascii="Cambria Math" w:hAnsi="Cambria Math" w:cs="B Nazanin"/>
                    <w:lang w:bidi="fa-IR"/>
                  </w:rPr>
                  <m:t>s</m:t>
                </w:ins>
              </m:r>
            </m:sub>
          </m:sSub>
          <m:r>
            <w:ins w:id="399" w:author="mamad" w:date="2026-02-12T21:36:00Z">
              <w:rPr>
                <w:rFonts w:ascii="Cambria Math" w:hAnsi="Cambria Math" w:cs="B Nazanin"/>
                <w:lang w:bidi="fa-IR"/>
              </w:rPr>
              <m:t>=</m:t>
            </w:ins>
          </m:r>
          <m:f>
            <m:fPr>
              <m:ctrlPr>
                <w:ins w:id="400" w:author="mamad" w:date="2026-02-12T21:36:00Z">
                  <w:rPr>
                    <w:rFonts w:ascii="Cambria Math" w:hAnsi="Cambria Math" w:cs="B Nazanin"/>
                    <w:lang w:bidi="fa-IR"/>
                  </w:rPr>
                </w:ins>
              </m:ctrlPr>
            </m:fPr>
            <m:num>
              <m:r>
                <w:ins w:id="401" w:author="mamad" w:date="2026-02-12T21:36:00Z">
                  <w:rPr>
                    <w:rFonts w:ascii="Cambria Math" w:hAnsi="Cambria Math" w:cs="B Nazanin"/>
                    <w:lang w:bidi="fa-IR"/>
                  </w:rPr>
                  <m:t>4</m:t>
                </w:ins>
              </m:r>
            </m:num>
            <m:den>
              <m:r>
                <w:ins w:id="402" w:author="mamad" w:date="2026-02-12T21:36:00Z">
                  <w:rPr>
                    <w:rFonts w:ascii="Cambria Math" w:hAnsi="Cambria Math" w:cs="B Nazanin"/>
                    <w:lang w:bidi="fa-IR"/>
                  </w:rPr>
                  <m:t>ζ</m:t>
                </w:ins>
              </m:r>
              <m:sSub>
                <m:sSubPr>
                  <m:ctrlPr>
                    <w:ins w:id="403" w:author="mamad" w:date="2026-02-12T21:36:00Z">
                      <w:rPr>
                        <w:rFonts w:ascii="Cambria Math" w:hAnsi="Cambria Math" w:cs="B Nazanin"/>
                        <w:lang w:bidi="fa-IR"/>
                      </w:rPr>
                    </w:ins>
                  </m:ctrlPr>
                </m:sSubPr>
                <m:e>
                  <m:r>
                    <w:ins w:id="404" w:author="mamad" w:date="2026-02-12T21:36:00Z">
                      <w:rPr>
                        <w:rFonts w:ascii="Cambria Math" w:hAnsi="Cambria Math" w:cs="B Nazanin"/>
                        <w:lang w:bidi="fa-IR"/>
                      </w:rPr>
                      <m:t>ω</m:t>
                    </w:ins>
                  </m:r>
                </m:e>
                <m:sub>
                  <m:r>
                    <w:ins w:id="405" w:author="mamad" w:date="2026-02-12T21:36:00Z">
                      <w:rPr>
                        <w:rFonts w:ascii="Cambria Math" w:hAnsi="Cambria Math" w:cs="B Nazanin"/>
                        <w:lang w:bidi="fa-IR"/>
                      </w:rPr>
                      <m:t>n</m:t>
                    </w:ins>
                  </m:r>
                </m:sub>
              </m:sSub>
            </m:den>
          </m:f>
          <m:r>
            <w:ins w:id="406" w:author="mamad" w:date="2026-02-12T21:36:00Z">
              <m:rPr>
                <m:sty m:val="p"/>
              </m:rPr>
              <w:rPr>
                <w:rFonts w:ascii="Cambria Math" w:hAnsi="Cambria Math" w:cs="B Nazanin"/>
                <w:lang w:bidi="fa-IR"/>
              </w:rPr>
              <w:br/>
            </w:ins>
          </m:r>
        </m:oMath>
      </m:oMathPara>
    </w:p>
    <w:p w14:paraId="1D46B188" w14:textId="1148988D" w:rsidR="0009473F" w:rsidRPr="00307ED9" w:rsidRDefault="0009473F" w:rsidP="0009473F">
      <w:pPr>
        <w:bidi/>
        <w:rPr>
          <w:ins w:id="407" w:author="mamad" w:date="2026-02-12T21:36:00Z"/>
          <w:rFonts w:cs="B Nazanin"/>
          <w:lang w:bidi="fa-IR"/>
        </w:rPr>
      </w:pPr>
      <w:ins w:id="408" w:author="mamad" w:date="2026-02-12T21:36:00Z">
        <w:r w:rsidRPr="00307ED9">
          <w:rPr>
            <w:rFonts w:cs="B Nazanin"/>
            <w:rtl/>
          </w:rPr>
          <w:t>با جایگذاری</w:t>
        </w:r>
        <w:r w:rsidRPr="00307ED9">
          <w:rPr>
            <w:rFonts w:ascii="Cambria" w:hAnsi="Cambria" w:cs="Cambria" w:hint="cs"/>
            <w:rtl/>
          </w:rPr>
          <w:t> </w:t>
        </w:r>
      </w:ins>
      <m:oMath>
        <m:sSub>
          <m:sSubPr>
            <m:ctrlPr>
              <w:ins w:id="409" w:author="mamad" w:date="2026-02-12T21:36:00Z">
                <w:rPr>
                  <w:rFonts w:ascii="Cambria Math" w:hAnsi="Cambria Math" w:cs="B Nazanin"/>
                  <w:lang w:bidi="fa-IR"/>
                </w:rPr>
              </w:ins>
            </m:ctrlPr>
          </m:sSubPr>
          <m:e>
            <m:r>
              <w:ins w:id="410" w:author="mamad" w:date="2026-02-12T21:36:00Z">
                <w:rPr>
                  <w:rFonts w:ascii="Cambria Math" w:hAnsi="Cambria Math" w:cs="B Nazanin"/>
                  <w:lang w:bidi="fa-IR"/>
                </w:rPr>
                <m:t>t</m:t>
              </w:ins>
            </m:r>
          </m:e>
          <m:sub>
            <m:r>
              <w:ins w:id="411" w:author="mamad" w:date="2026-02-12T21:36:00Z">
                <w:rPr>
                  <w:rFonts w:ascii="Cambria Math" w:hAnsi="Cambria Math" w:cs="B Nazanin"/>
                  <w:lang w:bidi="fa-IR"/>
                </w:rPr>
                <m:t>s</m:t>
              </w:ins>
            </m:r>
          </m:sub>
        </m:sSub>
        <m:r>
          <w:ins w:id="412" w:author="mamad" w:date="2026-02-12T21:36:00Z">
            <w:rPr>
              <w:rFonts w:ascii="Cambria Math" w:hAnsi="Cambria Math" w:cs="B Nazanin"/>
              <w:lang w:bidi="fa-IR"/>
            </w:rPr>
            <m:t>=5</m:t>
          </w:ins>
        </m:r>
      </m:oMath>
      <w:ins w:id="413" w:author="mamad" w:date="2026-02-12T21:36:00Z">
        <w:r w:rsidRPr="00307ED9">
          <w:rPr>
            <w:rFonts w:cs="B Nazanin"/>
            <w:lang w:bidi="fa-IR"/>
          </w:rPr>
          <w:t> </w:t>
        </w:r>
        <w:r w:rsidRPr="00307ED9">
          <w:rPr>
            <w:rFonts w:cs="B Nazanin"/>
            <w:rtl/>
          </w:rPr>
          <w:t>ثانیه و</w:t>
        </w:r>
        <w:r w:rsidRPr="00307ED9">
          <w:rPr>
            <w:rFonts w:ascii="Cambria" w:hAnsi="Cambria" w:cs="Cambria" w:hint="cs"/>
            <w:rtl/>
          </w:rPr>
          <w:t> </w:t>
        </w:r>
      </w:ins>
      <m:oMath>
        <m:r>
          <w:ins w:id="414" w:author="mamad" w:date="2026-02-12T21:36:00Z">
            <w:rPr>
              <w:rFonts w:ascii="Cambria Math" w:hAnsi="Cambria Math" w:cs="B Nazanin"/>
              <w:lang w:bidi="fa-IR"/>
            </w:rPr>
            <m:t>ζ=0.5</m:t>
          </w:ins>
        </m:r>
      </m:oMath>
      <w:ins w:id="415" w:author="mamad" w:date="2026-02-12T21:36:00Z">
        <w:r w:rsidRPr="00307ED9">
          <w:rPr>
            <w:rFonts w:cs="B Nazanin"/>
            <w:lang w:bidi="fa-IR"/>
          </w:rPr>
          <w:t>:</w:t>
        </w:r>
      </w:ins>
    </w:p>
    <w:p w14:paraId="3C157D3B" w14:textId="429153C0" w:rsidR="0009473F" w:rsidRPr="00307ED9" w:rsidRDefault="00000000" w:rsidP="0009473F">
      <w:pPr>
        <w:bidi/>
        <w:rPr>
          <w:ins w:id="416" w:author="mamad" w:date="2026-02-12T21:36:00Z"/>
          <w:rFonts w:cs="B Nazanin"/>
          <w:lang w:bidi="fa-IR"/>
        </w:rPr>
      </w:pPr>
      <m:oMathPara>
        <m:oMath>
          <m:sSub>
            <m:sSubPr>
              <m:ctrlPr>
                <w:ins w:id="417" w:author="mamad" w:date="2026-02-12T21:36:00Z">
                  <w:rPr>
                    <w:rFonts w:ascii="Cambria Math" w:hAnsi="Cambria Math" w:cs="B Nazanin"/>
                    <w:lang w:bidi="fa-IR"/>
                  </w:rPr>
                </w:ins>
              </m:ctrlPr>
            </m:sSubPr>
            <m:e>
              <m:r>
                <w:ins w:id="418" w:author="mamad" w:date="2026-02-12T21:36:00Z">
                  <w:rPr>
                    <w:rFonts w:ascii="Cambria Math" w:hAnsi="Cambria Math" w:cs="B Nazanin"/>
                    <w:lang w:bidi="fa-IR"/>
                  </w:rPr>
                  <m:t>ω</m:t>
                </w:ins>
              </m:r>
            </m:e>
            <m:sub>
              <m:r>
                <w:ins w:id="419" w:author="mamad" w:date="2026-02-12T21:36:00Z">
                  <w:rPr>
                    <w:rFonts w:ascii="Cambria Math" w:hAnsi="Cambria Math" w:cs="B Nazanin"/>
                    <w:lang w:bidi="fa-IR"/>
                  </w:rPr>
                  <m:t>n</m:t>
                </w:ins>
              </m:r>
            </m:sub>
          </m:sSub>
          <m:r>
            <w:ins w:id="420" w:author="mamad" w:date="2026-02-12T21:36:00Z">
              <w:rPr>
                <w:rFonts w:ascii="Cambria Math" w:hAnsi="Cambria Math" w:cs="B Nazanin"/>
                <w:lang w:bidi="fa-IR"/>
              </w:rPr>
              <m:t>=</m:t>
            </w:ins>
          </m:r>
          <m:f>
            <m:fPr>
              <m:ctrlPr>
                <w:ins w:id="421" w:author="mamad" w:date="2026-02-12T21:36:00Z">
                  <w:rPr>
                    <w:rFonts w:ascii="Cambria Math" w:hAnsi="Cambria Math" w:cs="B Nazanin"/>
                    <w:lang w:bidi="fa-IR"/>
                  </w:rPr>
                </w:ins>
              </m:ctrlPr>
            </m:fPr>
            <m:num>
              <m:r>
                <w:ins w:id="422" w:author="mamad" w:date="2026-02-12T21:36:00Z">
                  <w:rPr>
                    <w:rFonts w:ascii="Cambria Math" w:hAnsi="Cambria Math" w:cs="B Nazanin"/>
                    <w:lang w:bidi="fa-IR"/>
                  </w:rPr>
                  <m:t>4</m:t>
                </w:ins>
              </m:r>
            </m:num>
            <m:den>
              <m:r>
                <w:ins w:id="423" w:author="mamad" w:date="2026-02-12T21:36:00Z">
                  <w:rPr>
                    <w:rFonts w:ascii="Cambria Math" w:hAnsi="Cambria Math" w:cs="B Nazanin"/>
                    <w:lang w:bidi="fa-IR"/>
                  </w:rPr>
                  <m:t>ζ⋅</m:t>
                </w:ins>
              </m:r>
              <m:sSub>
                <m:sSubPr>
                  <m:ctrlPr>
                    <w:ins w:id="424" w:author="mamad" w:date="2026-02-12T21:36:00Z">
                      <w:rPr>
                        <w:rFonts w:ascii="Cambria Math" w:hAnsi="Cambria Math" w:cs="B Nazanin"/>
                        <w:lang w:bidi="fa-IR"/>
                      </w:rPr>
                    </w:ins>
                  </m:ctrlPr>
                </m:sSubPr>
                <m:e>
                  <m:r>
                    <w:ins w:id="425" w:author="mamad" w:date="2026-02-12T21:36:00Z">
                      <w:rPr>
                        <w:rFonts w:ascii="Cambria Math" w:hAnsi="Cambria Math" w:cs="B Nazanin"/>
                        <w:lang w:bidi="fa-IR"/>
                      </w:rPr>
                      <m:t>t</m:t>
                    </w:ins>
                  </m:r>
                </m:e>
                <m:sub>
                  <m:r>
                    <w:ins w:id="426" w:author="mamad" w:date="2026-02-12T21:36:00Z">
                      <w:rPr>
                        <w:rFonts w:ascii="Cambria Math" w:hAnsi="Cambria Math" w:cs="B Nazanin"/>
                        <w:lang w:bidi="fa-IR"/>
                      </w:rPr>
                      <m:t>s</m:t>
                    </w:ins>
                  </m:r>
                </m:sub>
              </m:sSub>
            </m:den>
          </m:f>
          <m:r>
            <w:ins w:id="427" w:author="mamad" w:date="2026-02-12T21:36:00Z">
              <w:rPr>
                <w:rFonts w:ascii="Cambria Math" w:hAnsi="Cambria Math" w:cs="B Nazanin"/>
                <w:lang w:bidi="fa-IR"/>
              </w:rPr>
              <m:t>=</m:t>
            </w:ins>
          </m:r>
          <m:f>
            <m:fPr>
              <m:ctrlPr>
                <w:ins w:id="428" w:author="mamad" w:date="2026-02-12T21:36:00Z">
                  <w:rPr>
                    <w:rFonts w:ascii="Cambria Math" w:hAnsi="Cambria Math" w:cs="B Nazanin"/>
                    <w:lang w:bidi="fa-IR"/>
                  </w:rPr>
                </w:ins>
              </m:ctrlPr>
            </m:fPr>
            <m:num>
              <m:r>
                <w:ins w:id="429" w:author="mamad" w:date="2026-02-12T21:36:00Z">
                  <w:rPr>
                    <w:rFonts w:ascii="Cambria Math" w:hAnsi="Cambria Math" w:cs="B Nazanin"/>
                    <w:lang w:bidi="fa-IR"/>
                  </w:rPr>
                  <m:t>4</m:t>
                </w:ins>
              </m:r>
            </m:num>
            <m:den>
              <m:r>
                <w:ins w:id="430" w:author="mamad" w:date="2026-02-12T21:36:00Z">
                  <w:rPr>
                    <w:rFonts w:ascii="Cambria Math" w:hAnsi="Cambria Math" w:cs="B Nazanin"/>
                    <w:lang w:bidi="fa-IR"/>
                  </w:rPr>
                  <m:t>0.5×5</m:t>
                </w:ins>
              </m:r>
            </m:den>
          </m:f>
          <m:r>
            <w:ins w:id="431" w:author="mamad" w:date="2026-02-12T21:36:00Z">
              <w:rPr>
                <w:rFonts w:ascii="Cambria Math" w:hAnsi="Cambria Math" w:cs="B Nazanin"/>
                <w:lang w:bidi="fa-IR"/>
              </w:rPr>
              <m:t>=1.6</m:t>
            </w:ins>
          </m:r>
          <m:r>
            <w:ins w:id="432" w:author="mamad" w:date="2026-02-12T21:36:00Z">
              <m:rPr>
                <m:nor/>
              </m:rPr>
              <w:rPr>
                <w:rFonts w:cs="B Nazanin"/>
                <w:lang w:bidi="fa-IR"/>
              </w:rPr>
              <m:t xml:space="preserve"> rad/s</m:t>
            </w:ins>
          </m:r>
          <m:r>
            <w:ins w:id="433" w:author="mamad" w:date="2026-02-12T21:36:00Z">
              <m:rPr>
                <m:sty m:val="p"/>
              </m:rPr>
              <w:rPr>
                <w:rFonts w:ascii="Cambria Math" w:hAnsi="Cambria Math" w:cs="B Nazanin"/>
                <w:lang w:bidi="fa-IR"/>
              </w:rPr>
              <w:br/>
            </w:ins>
          </m:r>
        </m:oMath>
      </m:oMathPara>
    </w:p>
    <w:p w14:paraId="77E53B68" w14:textId="30DD60A2" w:rsidR="0009473F" w:rsidRDefault="0009473F" w:rsidP="0091682E">
      <w:pPr>
        <w:bidi/>
        <w:rPr>
          <w:rFonts w:cs="B Nazanin"/>
          <w:rtl/>
          <w:lang w:bidi="fa-IR"/>
        </w:rPr>
      </w:pPr>
      <w:ins w:id="434" w:author="mamad" w:date="2026-02-12T21:36:00Z">
        <w:r w:rsidRPr="00307ED9">
          <w:rPr>
            <w:rFonts w:cs="B Nazanin"/>
            <w:b/>
            <w:bCs/>
            <w:rtl/>
          </w:rPr>
          <w:t>نتیجه</w:t>
        </w:r>
        <w:r w:rsidRPr="00307ED9">
          <w:rPr>
            <w:rFonts w:cs="B Nazanin"/>
            <w:b/>
            <w:bCs/>
            <w:lang w:bidi="fa-IR"/>
          </w:rPr>
          <w:t>:</w:t>
        </w:r>
        <w:r w:rsidRPr="00307ED9">
          <w:rPr>
            <w:rFonts w:cs="B Nazanin"/>
            <w:lang w:bidi="fa-IR"/>
          </w:rPr>
          <w:t> </w:t>
        </w:r>
        <w:r w:rsidRPr="00307ED9">
          <w:rPr>
            <w:rFonts w:cs="B Nazanin"/>
            <w:rtl/>
          </w:rPr>
          <w:t>فرکانس طبیعی مطلوب برای سیستم حلقه‌بسته حدود</w:t>
        </w:r>
        <w:r w:rsidRPr="00307ED9">
          <w:rPr>
            <w:rFonts w:ascii="Cambria" w:hAnsi="Cambria" w:cs="Cambria" w:hint="cs"/>
            <w:rtl/>
          </w:rPr>
          <w:t> </w:t>
        </w:r>
      </w:ins>
      <m:oMath>
        <m:sSub>
          <m:sSubPr>
            <m:ctrlPr>
              <w:ins w:id="435" w:author="mamad" w:date="2026-02-12T21:36:00Z">
                <w:rPr>
                  <w:rFonts w:ascii="Cambria Math" w:hAnsi="Cambria Math" w:cs="B Nazanin"/>
                  <w:lang w:bidi="fa-IR"/>
                </w:rPr>
              </w:ins>
            </m:ctrlPr>
          </m:sSubPr>
          <m:e>
            <m:r>
              <w:ins w:id="436" w:author="mamad" w:date="2026-02-12T21:36:00Z">
                <w:rPr>
                  <w:rFonts w:ascii="Cambria Math" w:hAnsi="Cambria Math" w:cs="B Nazanin"/>
                  <w:lang w:bidi="fa-IR"/>
                </w:rPr>
                <m:t>ω</m:t>
              </w:ins>
            </m:r>
          </m:e>
          <m:sub>
            <m:r>
              <w:ins w:id="437" w:author="mamad" w:date="2026-02-12T21:36:00Z">
                <w:rPr>
                  <w:rFonts w:ascii="Cambria Math" w:hAnsi="Cambria Math" w:cs="B Nazanin"/>
                  <w:lang w:bidi="fa-IR"/>
                </w:rPr>
                <m:t>n</m:t>
              </w:ins>
            </m:r>
          </m:sub>
        </m:sSub>
        <m:r>
          <w:ins w:id="438" w:author="mamad" w:date="2026-02-12T21:36:00Z">
            <w:rPr>
              <w:rFonts w:ascii="Cambria Math" w:hAnsi="Cambria Math" w:cs="B Nazanin"/>
              <w:lang w:bidi="fa-IR"/>
            </w:rPr>
            <m:t>=1.6</m:t>
          </w:ins>
        </m:r>
      </m:oMath>
      <w:ins w:id="439" w:author="mamad" w:date="2026-02-12T21:36:00Z">
        <w:r w:rsidRPr="00307ED9">
          <w:rPr>
            <w:rFonts w:cs="B Nazanin"/>
            <w:lang w:bidi="fa-IR"/>
          </w:rPr>
          <w:t> </w:t>
        </w:r>
        <w:r w:rsidRPr="00307ED9">
          <w:rPr>
            <w:rFonts w:cs="B Nazanin"/>
            <w:rtl/>
          </w:rPr>
          <w:t>رادیان بر ثانیه در نظر گرفته می‌شود</w:t>
        </w:r>
        <w:r w:rsidRPr="00307ED9">
          <w:rPr>
            <w:rFonts w:cs="B Nazanin"/>
            <w:lang w:bidi="fa-IR"/>
          </w:rPr>
          <w:t>.</w:t>
        </w:r>
      </w:ins>
    </w:p>
    <w:p w14:paraId="469626A6" w14:textId="46417714" w:rsidR="0091682E" w:rsidRPr="00307ED9" w:rsidRDefault="0091682E" w:rsidP="0091682E">
      <w:pPr>
        <w:bidi/>
        <w:rPr>
          <w:ins w:id="440" w:author="mamad" w:date="2026-02-12T21:36:00Z"/>
          <w:rFonts w:cs="B Nazanin"/>
          <w:lang w:bidi="fa-IR"/>
        </w:rPr>
      </w:pPr>
    </w:p>
    <w:p w14:paraId="30250F06" w14:textId="6F9BC404" w:rsidR="0009473F" w:rsidRPr="00307ED9" w:rsidRDefault="0009473F" w:rsidP="000174FC">
      <w:pPr>
        <w:pStyle w:val="Heading2"/>
        <w:bidi/>
        <w:rPr>
          <w:ins w:id="441" w:author="mamad" w:date="2026-02-12T21:36:00Z"/>
          <w:lang w:bidi="fa-IR"/>
        </w:rPr>
      </w:pPr>
      <w:bookmarkStart w:id="442" w:name="_Toc221808020"/>
      <w:ins w:id="443" w:author="mamad" w:date="2026-02-12T21:36:00Z">
        <w:r w:rsidRPr="00307ED9">
          <w:rPr>
            <w:rtl/>
          </w:rPr>
          <w:t>تشکیل معادله مشخصه حلقه‌بسته</w:t>
        </w:r>
        <w:bookmarkEnd w:id="442"/>
      </w:ins>
    </w:p>
    <w:p w14:paraId="18BE37F7" w14:textId="4EDF398D" w:rsidR="0009473F" w:rsidRPr="00307ED9" w:rsidRDefault="0009473F" w:rsidP="000174FC">
      <w:pPr>
        <w:pStyle w:val="Heading3"/>
        <w:bidi/>
        <w:rPr>
          <w:ins w:id="444" w:author="mamad" w:date="2026-02-12T21:36:00Z"/>
          <w:lang w:bidi="fa-IR"/>
        </w:rPr>
      </w:pPr>
      <w:bookmarkStart w:id="445" w:name="_Toc221808021"/>
      <w:ins w:id="446" w:author="mamad" w:date="2026-02-12T21:36:00Z">
        <w:r w:rsidRPr="00307ED9">
          <w:rPr>
            <w:rtl/>
          </w:rPr>
          <w:t>توابع تبدیل سیستم</w:t>
        </w:r>
        <w:bookmarkEnd w:id="445"/>
      </w:ins>
    </w:p>
    <w:p w14:paraId="5475CFF4" w14:textId="77777777" w:rsidR="0009473F" w:rsidRPr="00307ED9" w:rsidRDefault="0009473F" w:rsidP="0009473F">
      <w:pPr>
        <w:bidi/>
        <w:rPr>
          <w:ins w:id="447" w:author="mamad" w:date="2026-02-12T21:36:00Z"/>
          <w:rFonts w:cs="B Nazanin"/>
          <w:lang w:bidi="fa-IR"/>
        </w:rPr>
      </w:pPr>
      <w:ins w:id="448" w:author="mamad" w:date="2026-02-12T21:36:00Z">
        <w:r w:rsidRPr="00307ED9">
          <w:rPr>
            <w:rFonts w:cs="B Nazanin"/>
            <w:rtl/>
          </w:rPr>
          <w:t>تابع تبدیل سیستم خطی‌شده تانکر آب</w:t>
        </w:r>
        <w:r w:rsidRPr="00307ED9">
          <w:rPr>
            <w:rFonts w:cs="B Nazanin"/>
            <w:lang w:bidi="fa-IR"/>
          </w:rPr>
          <w:t>:</w:t>
        </w:r>
      </w:ins>
    </w:p>
    <w:p w14:paraId="46B79995" w14:textId="60DC4048" w:rsidR="0009473F" w:rsidRPr="00307ED9" w:rsidRDefault="0009473F" w:rsidP="0009473F">
      <w:pPr>
        <w:bidi/>
        <w:rPr>
          <w:ins w:id="449" w:author="mamad" w:date="2026-02-12T21:36:00Z"/>
          <w:rFonts w:cs="B Nazanin"/>
          <w:lang w:bidi="fa-IR"/>
        </w:rPr>
      </w:pPr>
      <m:oMathPara>
        <m:oMath>
          <m:r>
            <w:ins w:id="450" w:author="mamad" w:date="2026-02-12T21:36:00Z">
              <w:rPr>
                <w:rFonts w:ascii="Cambria Math" w:hAnsi="Cambria Math" w:cs="B Nazanin"/>
                <w:lang w:bidi="fa-IR"/>
              </w:rPr>
              <w:lastRenderedPageBreak/>
              <m:t>G(s)=</m:t>
            </w:ins>
          </m:r>
          <m:f>
            <m:fPr>
              <m:ctrlPr>
                <w:ins w:id="451" w:author="mamad" w:date="2026-02-12T21:36:00Z">
                  <w:rPr>
                    <w:rFonts w:ascii="Cambria Math" w:hAnsi="Cambria Math" w:cs="B Nazanin"/>
                    <w:lang w:bidi="fa-IR"/>
                  </w:rPr>
                </w:ins>
              </m:ctrlPr>
            </m:fPr>
            <m:num>
              <m:r>
                <w:ins w:id="452" w:author="mamad" w:date="2026-02-12T21:36:00Z">
                  <w:rPr>
                    <w:rFonts w:ascii="Cambria Math" w:hAnsi="Cambria Math" w:cs="B Nazanin"/>
                    <w:lang w:bidi="fa-IR"/>
                  </w:rPr>
                  <m:t>20</m:t>
                </w:ins>
              </m:r>
            </m:num>
            <m:den>
              <m:r>
                <w:ins w:id="453" w:author="mamad" w:date="2026-02-12T21:36:00Z">
                  <w:rPr>
                    <w:rFonts w:ascii="Cambria Math" w:hAnsi="Cambria Math" w:cs="B Nazanin"/>
                    <w:lang w:bidi="fa-IR"/>
                  </w:rPr>
                  <m:t>200s+1</m:t>
                </w:ins>
              </m:r>
            </m:den>
          </m:f>
          <m:r>
            <w:ins w:id="454" w:author="mamad" w:date="2026-02-12T21:36:00Z">
              <m:rPr>
                <m:sty m:val="p"/>
              </m:rPr>
              <w:rPr>
                <w:rFonts w:ascii="Cambria Math" w:hAnsi="Cambria Math" w:cs="B Nazanin"/>
                <w:lang w:bidi="fa-IR"/>
              </w:rPr>
              <w:br/>
            </w:ins>
          </m:r>
        </m:oMath>
      </m:oMathPara>
    </w:p>
    <w:p w14:paraId="0C8BD015" w14:textId="77777777" w:rsidR="0009473F" w:rsidRPr="00307ED9" w:rsidRDefault="0009473F" w:rsidP="0009473F">
      <w:pPr>
        <w:bidi/>
        <w:rPr>
          <w:ins w:id="455" w:author="mamad" w:date="2026-02-12T21:36:00Z"/>
          <w:rFonts w:cs="B Nazanin"/>
          <w:lang w:bidi="fa-IR"/>
        </w:rPr>
      </w:pPr>
      <w:ins w:id="456" w:author="mamad" w:date="2026-02-12T21:36:00Z">
        <w:r w:rsidRPr="00307ED9">
          <w:rPr>
            <w:rFonts w:cs="B Nazanin"/>
            <w:rtl/>
          </w:rPr>
          <w:t>کنترل‌کننده</w:t>
        </w:r>
        <w:r w:rsidRPr="00307ED9">
          <w:rPr>
            <w:rFonts w:cs="B Nazanin"/>
            <w:lang w:bidi="fa-IR"/>
          </w:rPr>
          <w:t xml:space="preserve"> PI </w:t>
        </w:r>
        <w:r w:rsidRPr="00307ED9">
          <w:rPr>
            <w:rFonts w:cs="B Nazanin"/>
            <w:rtl/>
          </w:rPr>
          <w:t>در فرم موازی</w:t>
        </w:r>
        <w:r w:rsidRPr="00307ED9">
          <w:rPr>
            <w:rFonts w:cs="B Nazanin"/>
            <w:lang w:bidi="fa-IR"/>
          </w:rPr>
          <w:t>:</w:t>
        </w:r>
      </w:ins>
    </w:p>
    <w:p w14:paraId="6ABA7F22" w14:textId="7958CE2F" w:rsidR="0009473F" w:rsidRPr="00307ED9" w:rsidRDefault="0009473F" w:rsidP="0009473F">
      <w:pPr>
        <w:bidi/>
        <w:rPr>
          <w:ins w:id="457" w:author="mamad" w:date="2026-02-12T21:36:00Z"/>
          <w:rFonts w:cs="B Nazanin"/>
          <w:lang w:bidi="fa-IR"/>
        </w:rPr>
      </w:pPr>
      <m:oMathPara>
        <m:oMath>
          <m:r>
            <w:ins w:id="458" w:author="mamad" w:date="2026-02-12T21:36:00Z">
              <w:rPr>
                <w:rFonts w:ascii="Cambria Math" w:hAnsi="Cambria Math" w:cs="B Nazanin"/>
                <w:lang w:bidi="fa-IR"/>
              </w:rPr>
              <m:t>C(s)=</m:t>
            </w:ins>
          </m:r>
          <m:sSub>
            <m:sSubPr>
              <m:ctrlPr>
                <w:ins w:id="459" w:author="mamad" w:date="2026-02-12T21:36:00Z">
                  <w:rPr>
                    <w:rFonts w:ascii="Cambria Math" w:hAnsi="Cambria Math" w:cs="B Nazanin"/>
                    <w:lang w:bidi="fa-IR"/>
                  </w:rPr>
                </w:ins>
              </m:ctrlPr>
            </m:sSubPr>
            <m:e>
              <m:r>
                <w:ins w:id="460" w:author="mamad" w:date="2026-02-12T21:36:00Z">
                  <w:rPr>
                    <w:rFonts w:ascii="Cambria Math" w:hAnsi="Cambria Math" w:cs="B Nazanin"/>
                    <w:lang w:bidi="fa-IR"/>
                  </w:rPr>
                  <m:t>K</m:t>
                </w:ins>
              </m:r>
            </m:e>
            <m:sub>
              <m:r>
                <w:ins w:id="461" w:author="mamad" w:date="2026-02-12T21:36:00Z">
                  <w:rPr>
                    <w:rFonts w:ascii="Cambria Math" w:hAnsi="Cambria Math" w:cs="B Nazanin"/>
                    <w:lang w:bidi="fa-IR"/>
                  </w:rPr>
                  <m:t>p</m:t>
                </w:ins>
              </m:r>
            </m:sub>
          </m:sSub>
          <m:r>
            <w:ins w:id="462" w:author="mamad" w:date="2026-02-12T21:36:00Z">
              <w:rPr>
                <w:rFonts w:ascii="Cambria Math" w:hAnsi="Cambria Math" w:cs="B Nazanin"/>
                <w:lang w:bidi="fa-IR"/>
              </w:rPr>
              <m:t>+</m:t>
            </w:ins>
          </m:r>
          <m:f>
            <m:fPr>
              <m:ctrlPr>
                <w:ins w:id="463" w:author="mamad" w:date="2026-02-12T21:36:00Z">
                  <w:rPr>
                    <w:rFonts w:ascii="Cambria Math" w:hAnsi="Cambria Math" w:cs="B Nazanin"/>
                    <w:lang w:bidi="fa-IR"/>
                  </w:rPr>
                </w:ins>
              </m:ctrlPr>
            </m:fPr>
            <m:num>
              <m:sSub>
                <m:sSubPr>
                  <m:ctrlPr>
                    <w:ins w:id="464" w:author="mamad" w:date="2026-02-12T21:36:00Z">
                      <w:rPr>
                        <w:rFonts w:ascii="Cambria Math" w:hAnsi="Cambria Math" w:cs="B Nazanin"/>
                        <w:lang w:bidi="fa-IR"/>
                      </w:rPr>
                    </w:ins>
                  </m:ctrlPr>
                </m:sSubPr>
                <m:e>
                  <m:r>
                    <w:ins w:id="465" w:author="mamad" w:date="2026-02-12T21:36:00Z">
                      <w:rPr>
                        <w:rFonts w:ascii="Cambria Math" w:hAnsi="Cambria Math" w:cs="B Nazanin"/>
                        <w:lang w:bidi="fa-IR"/>
                      </w:rPr>
                      <m:t>K</m:t>
                    </w:ins>
                  </m:r>
                </m:e>
                <m:sub>
                  <m:r>
                    <w:ins w:id="466" w:author="mamad" w:date="2026-02-12T21:36:00Z">
                      <w:rPr>
                        <w:rFonts w:ascii="Cambria Math" w:hAnsi="Cambria Math" w:cs="B Nazanin"/>
                        <w:lang w:bidi="fa-IR"/>
                      </w:rPr>
                      <m:t>i</m:t>
                    </w:ins>
                  </m:r>
                </m:sub>
              </m:sSub>
            </m:num>
            <m:den>
              <m:r>
                <w:ins w:id="467" w:author="mamad" w:date="2026-02-12T21:36:00Z">
                  <w:rPr>
                    <w:rFonts w:ascii="Cambria Math" w:hAnsi="Cambria Math" w:cs="B Nazanin"/>
                    <w:lang w:bidi="fa-IR"/>
                  </w:rPr>
                  <m:t>s</m:t>
                </w:ins>
              </m:r>
            </m:den>
          </m:f>
          <m:r>
            <w:ins w:id="468" w:author="mamad" w:date="2026-02-12T21:36:00Z">
              <w:rPr>
                <w:rFonts w:ascii="Cambria Math" w:hAnsi="Cambria Math" w:cs="B Nazanin"/>
                <w:lang w:bidi="fa-IR"/>
              </w:rPr>
              <m:t>=</m:t>
            </w:ins>
          </m:r>
          <m:f>
            <m:fPr>
              <m:ctrlPr>
                <w:ins w:id="469" w:author="mamad" w:date="2026-02-12T21:36:00Z">
                  <w:rPr>
                    <w:rFonts w:ascii="Cambria Math" w:hAnsi="Cambria Math" w:cs="B Nazanin"/>
                    <w:lang w:bidi="fa-IR"/>
                  </w:rPr>
                </w:ins>
              </m:ctrlPr>
            </m:fPr>
            <m:num>
              <m:sSub>
                <m:sSubPr>
                  <m:ctrlPr>
                    <w:ins w:id="470" w:author="mamad" w:date="2026-02-12T21:36:00Z">
                      <w:rPr>
                        <w:rFonts w:ascii="Cambria Math" w:hAnsi="Cambria Math" w:cs="B Nazanin"/>
                        <w:lang w:bidi="fa-IR"/>
                      </w:rPr>
                    </w:ins>
                  </m:ctrlPr>
                </m:sSubPr>
                <m:e>
                  <m:r>
                    <w:ins w:id="471" w:author="mamad" w:date="2026-02-12T21:36:00Z">
                      <w:rPr>
                        <w:rFonts w:ascii="Cambria Math" w:hAnsi="Cambria Math" w:cs="B Nazanin"/>
                        <w:lang w:bidi="fa-IR"/>
                      </w:rPr>
                      <m:t>K</m:t>
                    </w:ins>
                  </m:r>
                </m:e>
                <m:sub>
                  <m:r>
                    <w:ins w:id="472" w:author="mamad" w:date="2026-02-12T21:36:00Z">
                      <w:rPr>
                        <w:rFonts w:ascii="Cambria Math" w:hAnsi="Cambria Math" w:cs="B Nazanin"/>
                        <w:lang w:bidi="fa-IR"/>
                      </w:rPr>
                      <m:t>p</m:t>
                    </w:ins>
                  </m:r>
                </m:sub>
              </m:sSub>
              <m:r>
                <w:ins w:id="473" w:author="mamad" w:date="2026-02-12T21:36:00Z">
                  <w:rPr>
                    <w:rFonts w:ascii="Cambria Math" w:hAnsi="Cambria Math" w:cs="B Nazanin"/>
                    <w:lang w:bidi="fa-IR"/>
                  </w:rPr>
                  <m:t>s+</m:t>
                </w:ins>
              </m:r>
              <m:sSub>
                <m:sSubPr>
                  <m:ctrlPr>
                    <w:ins w:id="474" w:author="mamad" w:date="2026-02-12T21:36:00Z">
                      <w:rPr>
                        <w:rFonts w:ascii="Cambria Math" w:hAnsi="Cambria Math" w:cs="B Nazanin"/>
                        <w:lang w:bidi="fa-IR"/>
                      </w:rPr>
                    </w:ins>
                  </m:ctrlPr>
                </m:sSubPr>
                <m:e>
                  <m:r>
                    <w:ins w:id="475" w:author="mamad" w:date="2026-02-12T21:36:00Z">
                      <w:rPr>
                        <w:rFonts w:ascii="Cambria Math" w:hAnsi="Cambria Math" w:cs="B Nazanin"/>
                        <w:lang w:bidi="fa-IR"/>
                      </w:rPr>
                      <m:t>K</m:t>
                    </w:ins>
                  </m:r>
                </m:e>
                <m:sub>
                  <m:r>
                    <w:ins w:id="476" w:author="mamad" w:date="2026-02-12T21:36:00Z">
                      <w:rPr>
                        <w:rFonts w:ascii="Cambria Math" w:hAnsi="Cambria Math" w:cs="B Nazanin"/>
                        <w:lang w:bidi="fa-IR"/>
                      </w:rPr>
                      <m:t>i</m:t>
                    </w:ins>
                  </m:r>
                </m:sub>
              </m:sSub>
            </m:num>
            <m:den>
              <m:r>
                <w:ins w:id="477" w:author="mamad" w:date="2026-02-12T21:36:00Z">
                  <w:rPr>
                    <w:rFonts w:ascii="Cambria Math" w:hAnsi="Cambria Math" w:cs="B Nazanin"/>
                    <w:lang w:bidi="fa-IR"/>
                  </w:rPr>
                  <m:t>s</m:t>
                </w:ins>
              </m:r>
            </m:den>
          </m:f>
          <m:r>
            <w:ins w:id="478" w:author="mamad" w:date="2026-02-12T21:36:00Z">
              <m:rPr>
                <m:sty m:val="p"/>
              </m:rPr>
              <w:rPr>
                <w:rFonts w:ascii="Cambria Math" w:hAnsi="Cambria Math" w:cs="B Nazanin"/>
                <w:lang w:bidi="fa-IR"/>
              </w:rPr>
              <w:br/>
            </w:ins>
          </m:r>
        </m:oMath>
      </m:oMathPara>
    </w:p>
    <w:p w14:paraId="0FAC1C76" w14:textId="2F31445D" w:rsidR="0009473F" w:rsidRPr="00307ED9" w:rsidRDefault="0009473F" w:rsidP="000174FC">
      <w:pPr>
        <w:pStyle w:val="Heading3"/>
        <w:bidi/>
        <w:rPr>
          <w:ins w:id="479" w:author="mamad" w:date="2026-02-12T21:36:00Z"/>
          <w:lang w:bidi="fa-IR"/>
        </w:rPr>
      </w:pPr>
      <w:bookmarkStart w:id="480" w:name="_Toc221808022"/>
      <w:ins w:id="481" w:author="mamad" w:date="2026-02-12T21:36:00Z">
        <w:r w:rsidRPr="00307ED9">
          <w:rPr>
            <w:rtl/>
          </w:rPr>
          <w:t>معادله مشخصه حلقه‌بسته</w:t>
        </w:r>
        <w:bookmarkEnd w:id="480"/>
      </w:ins>
    </w:p>
    <w:p w14:paraId="58CC9DED" w14:textId="3EA18C74" w:rsidR="0009473F" w:rsidRPr="00307ED9" w:rsidRDefault="0009473F" w:rsidP="0009473F">
      <w:pPr>
        <w:bidi/>
        <w:rPr>
          <w:ins w:id="482" w:author="mamad" w:date="2026-02-12T21:36:00Z"/>
          <w:rFonts w:cs="B Nazanin"/>
          <w:lang w:bidi="fa-IR"/>
        </w:rPr>
      </w:pPr>
      <w:ins w:id="483" w:author="mamad" w:date="2026-02-12T21:36:00Z">
        <w:r w:rsidRPr="00307ED9">
          <w:rPr>
            <w:rFonts w:cs="B Nazanin"/>
            <w:rtl/>
          </w:rPr>
          <w:t>تابع تبدیل حلقه‌بسته به صورت</w:t>
        </w:r>
        <w:r w:rsidRPr="00307ED9">
          <w:rPr>
            <w:rFonts w:ascii="Cambria" w:hAnsi="Cambria" w:cs="Cambria" w:hint="cs"/>
            <w:rtl/>
          </w:rPr>
          <w:t> </w:t>
        </w:r>
      </w:ins>
      <m:oMath>
        <m:r>
          <w:ins w:id="484" w:author="mamad" w:date="2026-02-12T21:36:00Z">
            <w:rPr>
              <w:rFonts w:ascii="Cambria Math" w:hAnsi="Cambria Math" w:cs="B Nazanin"/>
              <w:lang w:bidi="fa-IR"/>
            </w:rPr>
            <m:t>T(s)=</m:t>
          </w:ins>
        </m:r>
        <m:f>
          <m:fPr>
            <m:ctrlPr>
              <w:ins w:id="485" w:author="mamad" w:date="2026-02-12T21:36:00Z">
                <w:rPr>
                  <w:rFonts w:ascii="Cambria Math" w:hAnsi="Cambria Math" w:cs="B Nazanin"/>
                  <w:lang w:bidi="fa-IR"/>
                </w:rPr>
              </w:ins>
            </m:ctrlPr>
          </m:fPr>
          <m:num>
            <m:r>
              <w:ins w:id="486" w:author="mamad" w:date="2026-02-12T21:36:00Z">
                <w:rPr>
                  <w:rFonts w:ascii="Cambria Math" w:hAnsi="Cambria Math" w:cs="B Nazanin"/>
                  <w:lang w:bidi="fa-IR"/>
                </w:rPr>
                <m:t>C(s)G(s)</m:t>
              </w:ins>
            </m:r>
          </m:num>
          <m:den>
            <m:r>
              <w:ins w:id="487" w:author="mamad" w:date="2026-02-12T21:36:00Z">
                <w:rPr>
                  <w:rFonts w:ascii="Cambria Math" w:hAnsi="Cambria Math" w:cs="B Nazanin"/>
                  <w:lang w:bidi="fa-IR"/>
                </w:rPr>
                <m:t>1+C(s)G(s)</m:t>
              </w:ins>
            </m:r>
          </m:den>
        </m:f>
      </m:oMath>
      <w:ins w:id="488" w:author="mamad" w:date="2026-02-12T21:36:00Z">
        <w:r w:rsidRPr="00307ED9">
          <w:rPr>
            <w:rFonts w:cs="B Nazanin"/>
            <w:lang w:bidi="fa-IR"/>
          </w:rPr>
          <w:t> </w:t>
        </w:r>
        <w:r w:rsidRPr="00307ED9">
          <w:rPr>
            <w:rFonts w:cs="B Nazanin"/>
            <w:rtl/>
          </w:rPr>
          <w:t>است. بنابراین معادله مشخصه از رابطه</w:t>
        </w:r>
        <w:r w:rsidRPr="00307ED9">
          <w:rPr>
            <w:rFonts w:ascii="Cambria" w:hAnsi="Cambria" w:cs="Cambria" w:hint="cs"/>
            <w:rtl/>
          </w:rPr>
          <w:t> </w:t>
        </w:r>
      </w:ins>
      <m:oMath>
        <m:r>
          <w:ins w:id="489" w:author="mamad" w:date="2026-02-12T21:36:00Z">
            <w:rPr>
              <w:rFonts w:ascii="Cambria Math" w:hAnsi="Cambria Math" w:cs="B Nazanin"/>
              <w:lang w:bidi="fa-IR"/>
            </w:rPr>
            <m:t>1+C(s)G(s)=0</m:t>
          </w:ins>
        </m:r>
      </m:oMath>
      <w:ins w:id="490" w:author="mamad" w:date="2026-02-12T21:36:00Z">
        <w:r w:rsidRPr="00307ED9">
          <w:rPr>
            <w:rFonts w:cs="B Nazanin"/>
            <w:lang w:bidi="fa-IR"/>
          </w:rPr>
          <w:t> </w:t>
        </w:r>
        <w:r w:rsidRPr="00307ED9">
          <w:rPr>
            <w:rFonts w:cs="B Nazanin"/>
            <w:rtl/>
          </w:rPr>
          <w:t>به دست می‌آید</w:t>
        </w:r>
        <w:r w:rsidRPr="00307ED9">
          <w:rPr>
            <w:rFonts w:cs="B Nazanin"/>
            <w:lang w:bidi="fa-IR"/>
          </w:rPr>
          <w:t>:</w:t>
        </w:r>
      </w:ins>
    </w:p>
    <w:p w14:paraId="3CD37CBE" w14:textId="35947819" w:rsidR="0009473F" w:rsidRPr="00307ED9" w:rsidRDefault="0009473F" w:rsidP="0009473F">
      <w:pPr>
        <w:bidi/>
        <w:rPr>
          <w:ins w:id="491" w:author="mamad" w:date="2026-02-12T21:36:00Z"/>
          <w:rFonts w:cs="B Nazanin"/>
          <w:lang w:bidi="fa-IR"/>
        </w:rPr>
      </w:pPr>
      <m:oMathPara>
        <m:oMath>
          <m:r>
            <w:ins w:id="492" w:author="mamad" w:date="2026-02-12T21:36:00Z">
              <w:rPr>
                <w:rFonts w:ascii="Cambria Math" w:hAnsi="Cambria Math" w:cs="B Nazanin"/>
                <w:lang w:bidi="fa-IR"/>
              </w:rPr>
              <m:t>1+</m:t>
            </w:ins>
          </m:r>
          <m:d>
            <m:dPr>
              <m:ctrlPr>
                <w:ins w:id="493" w:author="mamad" w:date="2026-02-12T21:36:00Z">
                  <w:rPr>
                    <w:rFonts w:ascii="Cambria Math" w:hAnsi="Cambria Math" w:cs="B Nazanin"/>
                    <w:lang w:bidi="fa-IR"/>
                  </w:rPr>
                </w:ins>
              </m:ctrlPr>
            </m:dPr>
            <m:e>
              <m:f>
                <m:fPr>
                  <m:ctrlPr>
                    <w:ins w:id="494" w:author="mamad" w:date="2026-02-12T21:36:00Z">
                      <w:rPr>
                        <w:rFonts w:ascii="Cambria Math" w:hAnsi="Cambria Math" w:cs="B Nazanin"/>
                        <w:lang w:bidi="fa-IR"/>
                      </w:rPr>
                    </w:ins>
                  </m:ctrlPr>
                </m:fPr>
                <m:num>
                  <m:sSub>
                    <m:sSubPr>
                      <m:ctrlPr>
                        <w:ins w:id="495" w:author="mamad" w:date="2026-02-12T21:36:00Z">
                          <w:rPr>
                            <w:rFonts w:ascii="Cambria Math" w:hAnsi="Cambria Math" w:cs="B Nazanin"/>
                            <w:lang w:bidi="fa-IR"/>
                          </w:rPr>
                        </w:ins>
                      </m:ctrlPr>
                    </m:sSubPr>
                    <m:e>
                      <m:r>
                        <w:ins w:id="496" w:author="mamad" w:date="2026-02-12T21:36:00Z">
                          <w:rPr>
                            <w:rFonts w:ascii="Cambria Math" w:hAnsi="Cambria Math" w:cs="B Nazanin"/>
                            <w:lang w:bidi="fa-IR"/>
                          </w:rPr>
                          <m:t>K</m:t>
                        </w:ins>
                      </m:r>
                    </m:e>
                    <m:sub>
                      <m:r>
                        <w:ins w:id="497" w:author="mamad" w:date="2026-02-12T21:36:00Z">
                          <w:rPr>
                            <w:rFonts w:ascii="Cambria Math" w:hAnsi="Cambria Math" w:cs="B Nazanin"/>
                            <w:lang w:bidi="fa-IR"/>
                          </w:rPr>
                          <m:t>p</m:t>
                        </w:ins>
                      </m:r>
                    </m:sub>
                  </m:sSub>
                  <m:r>
                    <w:ins w:id="498" w:author="mamad" w:date="2026-02-12T21:36:00Z">
                      <w:rPr>
                        <w:rFonts w:ascii="Cambria Math" w:hAnsi="Cambria Math" w:cs="B Nazanin"/>
                        <w:lang w:bidi="fa-IR"/>
                      </w:rPr>
                      <m:t>s+</m:t>
                    </w:ins>
                  </m:r>
                  <m:sSub>
                    <m:sSubPr>
                      <m:ctrlPr>
                        <w:ins w:id="499" w:author="mamad" w:date="2026-02-12T21:36:00Z">
                          <w:rPr>
                            <w:rFonts w:ascii="Cambria Math" w:hAnsi="Cambria Math" w:cs="B Nazanin"/>
                            <w:lang w:bidi="fa-IR"/>
                          </w:rPr>
                        </w:ins>
                      </m:ctrlPr>
                    </m:sSubPr>
                    <m:e>
                      <m:r>
                        <w:ins w:id="500" w:author="mamad" w:date="2026-02-12T21:36:00Z">
                          <w:rPr>
                            <w:rFonts w:ascii="Cambria Math" w:hAnsi="Cambria Math" w:cs="B Nazanin"/>
                            <w:lang w:bidi="fa-IR"/>
                          </w:rPr>
                          <m:t>K</m:t>
                        </w:ins>
                      </m:r>
                    </m:e>
                    <m:sub>
                      <m:r>
                        <w:ins w:id="501" w:author="mamad" w:date="2026-02-12T21:36:00Z">
                          <w:rPr>
                            <w:rFonts w:ascii="Cambria Math" w:hAnsi="Cambria Math" w:cs="B Nazanin"/>
                            <w:lang w:bidi="fa-IR"/>
                          </w:rPr>
                          <m:t>i</m:t>
                        </w:ins>
                      </m:r>
                    </m:sub>
                  </m:sSub>
                </m:num>
                <m:den>
                  <m:r>
                    <w:ins w:id="502" w:author="mamad" w:date="2026-02-12T21:36:00Z">
                      <w:rPr>
                        <w:rFonts w:ascii="Cambria Math" w:hAnsi="Cambria Math" w:cs="B Nazanin"/>
                        <w:lang w:bidi="fa-IR"/>
                      </w:rPr>
                      <m:t>s</m:t>
                    </w:ins>
                  </m:r>
                </m:den>
              </m:f>
            </m:e>
          </m:d>
          <m:d>
            <m:dPr>
              <m:ctrlPr>
                <w:ins w:id="503" w:author="mamad" w:date="2026-02-12T21:36:00Z">
                  <w:rPr>
                    <w:rFonts w:ascii="Cambria Math" w:hAnsi="Cambria Math" w:cs="B Nazanin"/>
                    <w:lang w:bidi="fa-IR"/>
                  </w:rPr>
                </w:ins>
              </m:ctrlPr>
            </m:dPr>
            <m:e>
              <m:f>
                <m:fPr>
                  <m:ctrlPr>
                    <w:ins w:id="504" w:author="mamad" w:date="2026-02-12T21:36:00Z">
                      <w:rPr>
                        <w:rFonts w:ascii="Cambria Math" w:hAnsi="Cambria Math" w:cs="B Nazanin"/>
                        <w:lang w:bidi="fa-IR"/>
                      </w:rPr>
                    </w:ins>
                  </m:ctrlPr>
                </m:fPr>
                <m:num>
                  <m:r>
                    <w:ins w:id="505" w:author="mamad" w:date="2026-02-12T21:36:00Z">
                      <w:rPr>
                        <w:rFonts w:ascii="Cambria Math" w:hAnsi="Cambria Math" w:cs="B Nazanin"/>
                        <w:lang w:bidi="fa-IR"/>
                      </w:rPr>
                      <m:t>20</m:t>
                    </w:ins>
                  </m:r>
                </m:num>
                <m:den>
                  <m:r>
                    <w:ins w:id="506" w:author="mamad" w:date="2026-02-12T21:36:00Z">
                      <w:rPr>
                        <w:rFonts w:ascii="Cambria Math" w:hAnsi="Cambria Math" w:cs="B Nazanin"/>
                        <w:lang w:bidi="fa-IR"/>
                      </w:rPr>
                      <m:t>200s+1</m:t>
                    </w:ins>
                  </m:r>
                </m:den>
              </m:f>
            </m:e>
          </m:d>
          <m:r>
            <w:ins w:id="507" w:author="mamad" w:date="2026-02-12T21:36:00Z">
              <w:rPr>
                <w:rFonts w:ascii="Cambria Math" w:hAnsi="Cambria Math" w:cs="B Nazanin"/>
                <w:lang w:bidi="fa-IR"/>
              </w:rPr>
              <m:t>=0</m:t>
            </w:ins>
          </m:r>
          <m:r>
            <w:ins w:id="508" w:author="mamad" w:date="2026-02-12T21:36:00Z">
              <m:rPr>
                <m:sty m:val="p"/>
              </m:rPr>
              <w:rPr>
                <w:rFonts w:ascii="Cambria Math" w:hAnsi="Cambria Math" w:cs="B Nazanin"/>
                <w:lang w:bidi="fa-IR"/>
              </w:rPr>
              <w:br/>
            </w:ins>
          </m:r>
        </m:oMath>
        <m:oMath>
          <m:r>
            <w:ins w:id="509" w:author="mamad" w:date="2026-02-12T21:36:00Z">
              <w:rPr>
                <w:rFonts w:ascii="Cambria Math" w:hAnsi="Cambria Math" w:cs="B Nazanin"/>
                <w:lang w:bidi="fa-IR"/>
              </w:rPr>
              <m:t>⇒200</m:t>
            </w:ins>
          </m:r>
          <m:sSup>
            <m:sSupPr>
              <m:ctrlPr>
                <w:ins w:id="510" w:author="mamad" w:date="2026-02-12T21:36:00Z">
                  <w:rPr>
                    <w:rFonts w:ascii="Cambria Math" w:hAnsi="Cambria Math" w:cs="B Nazanin"/>
                    <w:lang w:bidi="fa-IR"/>
                  </w:rPr>
                </w:ins>
              </m:ctrlPr>
            </m:sSupPr>
            <m:e>
              <m:r>
                <w:ins w:id="511" w:author="mamad" w:date="2026-02-12T21:36:00Z">
                  <w:rPr>
                    <w:rFonts w:ascii="Cambria Math" w:hAnsi="Cambria Math" w:cs="B Nazanin"/>
                    <w:lang w:bidi="fa-IR"/>
                  </w:rPr>
                  <m:t>s</m:t>
                </w:ins>
              </m:r>
            </m:e>
            <m:sup>
              <m:r>
                <w:ins w:id="512" w:author="mamad" w:date="2026-02-12T21:36:00Z">
                  <w:rPr>
                    <w:rFonts w:ascii="Cambria Math" w:hAnsi="Cambria Math" w:cs="B Nazanin"/>
                    <w:lang w:bidi="fa-IR"/>
                  </w:rPr>
                  <m:t>2</m:t>
                </w:ins>
              </m:r>
            </m:sup>
          </m:sSup>
          <m:r>
            <w:ins w:id="513" w:author="mamad" w:date="2026-02-12T21:36:00Z">
              <w:rPr>
                <w:rFonts w:ascii="Cambria Math" w:hAnsi="Cambria Math" w:cs="B Nazanin"/>
                <w:lang w:bidi="fa-IR"/>
              </w:rPr>
              <m:t>+s+20</m:t>
            </w:ins>
          </m:r>
          <m:sSub>
            <m:sSubPr>
              <m:ctrlPr>
                <w:ins w:id="514" w:author="mamad" w:date="2026-02-12T21:36:00Z">
                  <w:rPr>
                    <w:rFonts w:ascii="Cambria Math" w:hAnsi="Cambria Math" w:cs="B Nazanin"/>
                    <w:lang w:bidi="fa-IR"/>
                  </w:rPr>
                </w:ins>
              </m:ctrlPr>
            </m:sSubPr>
            <m:e>
              <m:r>
                <w:ins w:id="515" w:author="mamad" w:date="2026-02-12T21:36:00Z">
                  <w:rPr>
                    <w:rFonts w:ascii="Cambria Math" w:hAnsi="Cambria Math" w:cs="B Nazanin"/>
                    <w:lang w:bidi="fa-IR"/>
                  </w:rPr>
                  <m:t>K</m:t>
                </w:ins>
              </m:r>
            </m:e>
            <m:sub>
              <m:r>
                <w:ins w:id="516" w:author="mamad" w:date="2026-02-12T21:36:00Z">
                  <w:rPr>
                    <w:rFonts w:ascii="Cambria Math" w:hAnsi="Cambria Math" w:cs="B Nazanin"/>
                    <w:lang w:bidi="fa-IR"/>
                  </w:rPr>
                  <m:t>p</m:t>
                </w:ins>
              </m:r>
            </m:sub>
          </m:sSub>
          <m:r>
            <w:ins w:id="517" w:author="mamad" w:date="2026-02-12T21:36:00Z">
              <w:rPr>
                <w:rFonts w:ascii="Cambria Math" w:hAnsi="Cambria Math" w:cs="B Nazanin"/>
                <w:lang w:bidi="fa-IR"/>
              </w:rPr>
              <m:t>s+20</m:t>
            </w:ins>
          </m:r>
          <m:sSub>
            <m:sSubPr>
              <m:ctrlPr>
                <w:ins w:id="518" w:author="mamad" w:date="2026-02-12T21:36:00Z">
                  <w:rPr>
                    <w:rFonts w:ascii="Cambria Math" w:hAnsi="Cambria Math" w:cs="B Nazanin"/>
                    <w:lang w:bidi="fa-IR"/>
                  </w:rPr>
                </w:ins>
              </m:ctrlPr>
            </m:sSubPr>
            <m:e>
              <m:r>
                <w:ins w:id="519" w:author="mamad" w:date="2026-02-12T21:36:00Z">
                  <w:rPr>
                    <w:rFonts w:ascii="Cambria Math" w:hAnsi="Cambria Math" w:cs="B Nazanin"/>
                    <w:lang w:bidi="fa-IR"/>
                  </w:rPr>
                  <m:t>K</m:t>
                </w:ins>
              </m:r>
            </m:e>
            <m:sub>
              <m:r>
                <w:ins w:id="520" w:author="mamad" w:date="2026-02-12T21:36:00Z">
                  <w:rPr>
                    <w:rFonts w:ascii="Cambria Math" w:hAnsi="Cambria Math" w:cs="B Nazanin"/>
                    <w:lang w:bidi="fa-IR"/>
                  </w:rPr>
                  <m:t>i</m:t>
                </w:ins>
              </m:r>
            </m:sub>
          </m:sSub>
          <m:r>
            <w:ins w:id="521" w:author="mamad" w:date="2026-02-12T21:36:00Z">
              <w:rPr>
                <w:rFonts w:ascii="Cambria Math" w:hAnsi="Cambria Math" w:cs="B Nazanin"/>
                <w:lang w:bidi="fa-IR"/>
              </w:rPr>
              <m:t>=0</m:t>
            </w:ins>
          </m:r>
          <m:r>
            <w:ins w:id="522" w:author="mamad" w:date="2026-02-12T21:36:00Z">
              <m:rPr>
                <m:sty m:val="p"/>
              </m:rPr>
              <w:rPr>
                <w:rFonts w:ascii="Cambria Math" w:hAnsi="Cambria Math" w:cs="B Nazanin"/>
                <w:lang w:bidi="fa-IR"/>
              </w:rPr>
              <w:br/>
            </w:ins>
          </m:r>
        </m:oMath>
        <m:oMath>
          <m:r>
            <w:ins w:id="523" w:author="mamad" w:date="2026-02-12T21:36:00Z">
              <w:rPr>
                <w:rFonts w:ascii="Cambria Math" w:hAnsi="Cambria Math" w:cs="B Nazanin"/>
                <w:lang w:bidi="fa-IR"/>
              </w:rPr>
              <m:t>⇒200</m:t>
            </w:ins>
          </m:r>
          <m:sSup>
            <m:sSupPr>
              <m:ctrlPr>
                <w:ins w:id="524" w:author="mamad" w:date="2026-02-12T21:36:00Z">
                  <w:rPr>
                    <w:rFonts w:ascii="Cambria Math" w:hAnsi="Cambria Math" w:cs="B Nazanin"/>
                    <w:lang w:bidi="fa-IR"/>
                  </w:rPr>
                </w:ins>
              </m:ctrlPr>
            </m:sSupPr>
            <m:e>
              <m:r>
                <w:ins w:id="525" w:author="mamad" w:date="2026-02-12T21:36:00Z">
                  <w:rPr>
                    <w:rFonts w:ascii="Cambria Math" w:hAnsi="Cambria Math" w:cs="B Nazanin"/>
                    <w:lang w:bidi="fa-IR"/>
                  </w:rPr>
                  <m:t>s</m:t>
                </w:ins>
              </m:r>
            </m:e>
            <m:sup>
              <m:r>
                <w:ins w:id="526" w:author="mamad" w:date="2026-02-12T21:36:00Z">
                  <w:rPr>
                    <w:rFonts w:ascii="Cambria Math" w:hAnsi="Cambria Math" w:cs="B Nazanin"/>
                    <w:lang w:bidi="fa-IR"/>
                  </w:rPr>
                  <m:t>2</m:t>
                </w:ins>
              </m:r>
            </m:sup>
          </m:sSup>
          <m:r>
            <w:ins w:id="527" w:author="mamad" w:date="2026-02-12T21:36:00Z">
              <w:rPr>
                <w:rFonts w:ascii="Cambria Math" w:hAnsi="Cambria Math" w:cs="B Nazanin"/>
                <w:lang w:bidi="fa-IR"/>
              </w:rPr>
              <m:t>+(1+20</m:t>
            </w:ins>
          </m:r>
          <m:sSub>
            <m:sSubPr>
              <m:ctrlPr>
                <w:ins w:id="528" w:author="mamad" w:date="2026-02-12T21:36:00Z">
                  <w:rPr>
                    <w:rFonts w:ascii="Cambria Math" w:hAnsi="Cambria Math" w:cs="B Nazanin"/>
                    <w:lang w:bidi="fa-IR"/>
                  </w:rPr>
                </w:ins>
              </m:ctrlPr>
            </m:sSubPr>
            <m:e>
              <m:r>
                <w:ins w:id="529" w:author="mamad" w:date="2026-02-12T21:36:00Z">
                  <w:rPr>
                    <w:rFonts w:ascii="Cambria Math" w:hAnsi="Cambria Math" w:cs="B Nazanin"/>
                    <w:lang w:bidi="fa-IR"/>
                  </w:rPr>
                  <m:t>K</m:t>
                </w:ins>
              </m:r>
            </m:e>
            <m:sub>
              <m:r>
                <w:ins w:id="530" w:author="mamad" w:date="2026-02-12T21:36:00Z">
                  <w:rPr>
                    <w:rFonts w:ascii="Cambria Math" w:hAnsi="Cambria Math" w:cs="B Nazanin"/>
                    <w:lang w:bidi="fa-IR"/>
                  </w:rPr>
                  <m:t>p</m:t>
                </w:ins>
              </m:r>
            </m:sub>
          </m:sSub>
          <m:r>
            <w:ins w:id="531" w:author="mamad" w:date="2026-02-12T21:36:00Z">
              <w:rPr>
                <w:rFonts w:ascii="Cambria Math" w:hAnsi="Cambria Math" w:cs="B Nazanin"/>
                <w:lang w:bidi="fa-IR"/>
              </w:rPr>
              <m:t>)s+20</m:t>
            </w:ins>
          </m:r>
          <m:sSub>
            <m:sSubPr>
              <m:ctrlPr>
                <w:ins w:id="532" w:author="mamad" w:date="2026-02-12T21:36:00Z">
                  <w:rPr>
                    <w:rFonts w:ascii="Cambria Math" w:hAnsi="Cambria Math" w:cs="B Nazanin"/>
                    <w:lang w:bidi="fa-IR"/>
                  </w:rPr>
                </w:ins>
              </m:ctrlPr>
            </m:sSubPr>
            <m:e>
              <m:r>
                <w:ins w:id="533" w:author="mamad" w:date="2026-02-12T21:36:00Z">
                  <w:rPr>
                    <w:rFonts w:ascii="Cambria Math" w:hAnsi="Cambria Math" w:cs="B Nazanin"/>
                    <w:lang w:bidi="fa-IR"/>
                  </w:rPr>
                  <m:t>K</m:t>
                </w:ins>
              </m:r>
            </m:e>
            <m:sub>
              <m:r>
                <w:ins w:id="534" w:author="mamad" w:date="2026-02-12T21:36:00Z">
                  <w:rPr>
                    <w:rFonts w:ascii="Cambria Math" w:hAnsi="Cambria Math" w:cs="B Nazanin"/>
                    <w:lang w:bidi="fa-IR"/>
                  </w:rPr>
                  <m:t>i</m:t>
                </w:ins>
              </m:r>
            </m:sub>
          </m:sSub>
          <m:r>
            <w:ins w:id="535" w:author="mamad" w:date="2026-02-12T21:36:00Z">
              <w:rPr>
                <w:rFonts w:ascii="Cambria Math" w:hAnsi="Cambria Math" w:cs="B Nazanin"/>
                <w:lang w:bidi="fa-IR"/>
              </w:rPr>
              <m:t>=0</m:t>
            </w:ins>
          </m:r>
          <m:r>
            <w:ins w:id="536" w:author="mamad" w:date="2026-02-12T21:36:00Z">
              <m:rPr>
                <m:sty m:val="p"/>
              </m:rPr>
              <w:rPr>
                <w:rFonts w:ascii="Cambria Math" w:hAnsi="Cambria Math" w:cs="B Nazanin"/>
                <w:lang w:bidi="fa-IR"/>
              </w:rPr>
              <w:br/>
            </w:ins>
          </m:r>
        </m:oMath>
      </m:oMathPara>
    </w:p>
    <w:p w14:paraId="1865513A" w14:textId="6B56D973" w:rsidR="0009473F" w:rsidRPr="00307ED9" w:rsidRDefault="0009473F" w:rsidP="000174FC">
      <w:pPr>
        <w:pStyle w:val="Heading3"/>
        <w:bidi/>
        <w:rPr>
          <w:ins w:id="537" w:author="mamad" w:date="2026-02-12T21:36:00Z"/>
          <w:lang w:bidi="fa-IR"/>
        </w:rPr>
      </w:pPr>
      <w:bookmarkStart w:id="538" w:name="_Toc221808023"/>
      <w:ins w:id="539" w:author="mamad" w:date="2026-02-12T21:36:00Z">
        <w:r w:rsidRPr="00307ED9">
          <w:rPr>
            <w:rtl/>
          </w:rPr>
          <w:t>فرم استاندارد معادله مشخصه</w:t>
        </w:r>
        <w:bookmarkEnd w:id="538"/>
      </w:ins>
    </w:p>
    <w:p w14:paraId="01E9ED80" w14:textId="77777777" w:rsidR="0009473F" w:rsidRPr="00307ED9" w:rsidRDefault="0009473F" w:rsidP="0009473F">
      <w:pPr>
        <w:bidi/>
        <w:rPr>
          <w:ins w:id="540" w:author="mamad" w:date="2026-02-12T21:36:00Z"/>
          <w:rFonts w:cs="B Nazanin"/>
          <w:lang w:bidi="fa-IR"/>
        </w:rPr>
      </w:pPr>
      <w:ins w:id="541" w:author="mamad" w:date="2026-02-12T21:36:00Z">
        <w:r w:rsidRPr="00307ED9">
          <w:rPr>
            <w:rFonts w:cs="B Nazanin"/>
            <w:rtl/>
          </w:rPr>
          <w:t xml:space="preserve">با تقسیم کل معادله بر </w:t>
        </w:r>
        <w:r w:rsidRPr="00307ED9">
          <w:rPr>
            <w:rFonts w:cs="B Nazanin"/>
            <w:rtl/>
            <w:lang w:bidi="fa-IR"/>
          </w:rPr>
          <w:t>۲۰۰</w:t>
        </w:r>
        <w:r w:rsidRPr="00307ED9">
          <w:rPr>
            <w:rFonts w:cs="B Nazanin"/>
            <w:rtl/>
          </w:rPr>
          <w:t>، فرم استاندارد به دست می‌آید</w:t>
        </w:r>
        <w:r w:rsidRPr="00307ED9">
          <w:rPr>
            <w:rFonts w:cs="B Nazanin"/>
            <w:lang w:bidi="fa-IR"/>
          </w:rPr>
          <w:t>:</w:t>
        </w:r>
      </w:ins>
    </w:p>
    <w:p w14:paraId="0648E94C" w14:textId="479E5C09" w:rsidR="0009473F" w:rsidRPr="00307ED9" w:rsidRDefault="00000000" w:rsidP="0009473F">
      <w:pPr>
        <w:bidi/>
        <w:rPr>
          <w:ins w:id="542" w:author="mamad" w:date="2026-02-12T21:36:00Z"/>
          <w:rFonts w:cs="B Nazanin"/>
          <w:lang w:bidi="fa-IR"/>
        </w:rPr>
      </w:pPr>
      <m:oMathPara>
        <m:oMath>
          <m:sSup>
            <m:sSupPr>
              <m:ctrlPr>
                <w:ins w:id="543" w:author="mamad" w:date="2026-02-12T21:36:00Z">
                  <w:rPr>
                    <w:rFonts w:ascii="Cambria Math" w:hAnsi="Cambria Math" w:cs="B Nazanin"/>
                    <w:lang w:bidi="fa-IR"/>
                  </w:rPr>
                </w:ins>
              </m:ctrlPr>
            </m:sSupPr>
            <m:e>
              <m:r>
                <w:ins w:id="544" w:author="mamad" w:date="2026-02-12T21:36:00Z">
                  <w:rPr>
                    <w:rFonts w:ascii="Cambria Math" w:hAnsi="Cambria Math" w:cs="B Nazanin"/>
                    <w:lang w:bidi="fa-IR"/>
                  </w:rPr>
                  <m:t>s</m:t>
                </w:ins>
              </m:r>
            </m:e>
            <m:sup>
              <m:r>
                <w:ins w:id="545" w:author="mamad" w:date="2026-02-12T21:36:00Z">
                  <w:rPr>
                    <w:rFonts w:ascii="Cambria Math" w:hAnsi="Cambria Math" w:cs="B Nazanin"/>
                    <w:lang w:bidi="fa-IR"/>
                  </w:rPr>
                  <m:t>2</m:t>
                </w:ins>
              </m:r>
            </m:sup>
          </m:sSup>
          <m:r>
            <w:ins w:id="546" w:author="mamad" w:date="2026-02-12T21:36:00Z">
              <w:rPr>
                <w:rFonts w:ascii="Cambria Math" w:hAnsi="Cambria Math" w:cs="B Nazanin"/>
                <w:lang w:bidi="fa-IR"/>
              </w:rPr>
              <m:t>+</m:t>
            </w:ins>
          </m:r>
          <m:f>
            <m:fPr>
              <m:ctrlPr>
                <w:ins w:id="547" w:author="mamad" w:date="2026-02-12T21:36:00Z">
                  <w:rPr>
                    <w:rFonts w:ascii="Cambria Math" w:hAnsi="Cambria Math" w:cs="B Nazanin"/>
                    <w:lang w:bidi="fa-IR"/>
                  </w:rPr>
                </w:ins>
              </m:ctrlPr>
            </m:fPr>
            <m:num>
              <m:r>
                <w:ins w:id="548" w:author="mamad" w:date="2026-02-12T21:36:00Z">
                  <w:rPr>
                    <w:rFonts w:ascii="Cambria Math" w:hAnsi="Cambria Math" w:cs="B Nazanin"/>
                    <w:lang w:bidi="fa-IR"/>
                  </w:rPr>
                  <m:t>1+20</m:t>
                </w:ins>
              </m:r>
              <m:sSub>
                <m:sSubPr>
                  <m:ctrlPr>
                    <w:ins w:id="549" w:author="mamad" w:date="2026-02-12T21:36:00Z">
                      <w:rPr>
                        <w:rFonts w:ascii="Cambria Math" w:hAnsi="Cambria Math" w:cs="B Nazanin"/>
                        <w:lang w:bidi="fa-IR"/>
                      </w:rPr>
                    </w:ins>
                  </m:ctrlPr>
                </m:sSubPr>
                <m:e>
                  <m:r>
                    <w:ins w:id="550" w:author="mamad" w:date="2026-02-12T21:36:00Z">
                      <w:rPr>
                        <w:rFonts w:ascii="Cambria Math" w:hAnsi="Cambria Math" w:cs="B Nazanin"/>
                        <w:lang w:bidi="fa-IR"/>
                      </w:rPr>
                      <m:t>K</m:t>
                    </w:ins>
                  </m:r>
                </m:e>
                <m:sub>
                  <m:r>
                    <w:ins w:id="551" w:author="mamad" w:date="2026-02-12T21:36:00Z">
                      <w:rPr>
                        <w:rFonts w:ascii="Cambria Math" w:hAnsi="Cambria Math" w:cs="B Nazanin"/>
                        <w:lang w:bidi="fa-IR"/>
                      </w:rPr>
                      <m:t>p</m:t>
                    </w:ins>
                  </m:r>
                </m:sub>
              </m:sSub>
            </m:num>
            <m:den>
              <m:r>
                <w:ins w:id="552" w:author="mamad" w:date="2026-02-12T21:36:00Z">
                  <w:rPr>
                    <w:rFonts w:ascii="Cambria Math" w:hAnsi="Cambria Math" w:cs="B Nazanin"/>
                    <w:lang w:bidi="fa-IR"/>
                  </w:rPr>
                  <m:t>200</m:t>
                </w:ins>
              </m:r>
            </m:den>
          </m:f>
          <m:r>
            <w:ins w:id="553" w:author="mamad" w:date="2026-02-12T21:36:00Z">
              <w:rPr>
                <w:rFonts w:ascii="Cambria Math" w:hAnsi="Cambria Math" w:cs="B Nazanin"/>
                <w:lang w:bidi="fa-IR"/>
              </w:rPr>
              <m:t>s+</m:t>
            </w:ins>
          </m:r>
          <m:f>
            <m:fPr>
              <m:ctrlPr>
                <w:ins w:id="554" w:author="mamad" w:date="2026-02-12T21:36:00Z">
                  <w:rPr>
                    <w:rFonts w:ascii="Cambria Math" w:hAnsi="Cambria Math" w:cs="B Nazanin"/>
                    <w:lang w:bidi="fa-IR"/>
                  </w:rPr>
                </w:ins>
              </m:ctrlPr>
            </m:fPr>
            <m:num>
              <m:r>
                <w:ins w:id="555" w:author="mamad" w:date="2026-02-12T21:36:00Z">
                  <w:rPr>
                    <w:rFonts w:ascii="Cambria Math" w:hAnsi="Cambria Math" w:cs="B Nazanin"/>
                    <w:lang w:bidi="fa-IR"/>
                  </w:rPr>
                  <m:t>20</m:t>
                </w:ins>
              </m:r>
              <m:sSub>
                <m:sSubPr>
                  <m:ctrlPr>
                    <w:ins w:id="556" w:author="mamad" w:date="2026-02-12T21:36:00Z">
                      <w:rPr>
                        <w:rFonts w:ascii="Cambria Math" w:hAnsi="Cambria Math" w:cs="B Nazanin"/>
                        <w:lang w:bidi="fa-IR"/>
                      </w:rPr>
                    </w:ins>
                  </m:ctrlPr>
                </m:sSubPr>
                <m:e>
                  <m:r>
                    <w:ins w:id="557" w:author="mamad" w:date="2026-02-12T21:36:00Z">
                      <w:rPr>
                        <w:rFonts w:ascii="Cambria Math" w:hAnsi="Cambria Math" w:cs="B Nazanin"/>
                        <w:lang w:bidi="fa-IR"/>
                      </w:rPr>
                      <m:t>K</m:t>
                    </w:ins>
                  </m:r>
                </m:e>
                <m:sub>
                  <m:r>
                    <w:ins w:id="558" w:author="mamad" w:date="2026-02-12T21:36:00Z">
                      <w:rPr>
                        <w:rFonts w:ascii="Cambria Math" w:hAnsi="Cambria Math" w:cs="B Nazanin"/>
                        <w:lang w:bidi="fa-IR"/>
                      </w:rPr>
                      <m:t>i</m:t>
                    </w:ins>
                  </m:r>
                </m:sub>
              </m:sSub>
            </m:num>
            <m:den>
              <m:r>
                <w:ins w:id="559" w:author="mamad" w:date="2026-02-12T21:36:00Z">
                  <w:rPr>
                    <w:rFonts w:ascii="Cambria Math" w:hAnsi="Cambria Math" w:cs="B Nazanin"/>
                    <w:lang w:bidi="fa-IR"/>
                  </w:rPr>
                  <m:t>200</m:t>
                </w:ins>
              </m:r>
            </m:den>
          </m:f>
          <m:r>
            <w:ins w:id="560" w:author="mamad" w:date="2026-02-12T21:36:00Z">
              <w:rPr>
                <w:rFonts w:ascii="Cambria Math" w:hAnsi="Cambria Math" w:cs="B Nazanin"/>
                <w:lang w:bidi="fa-IR"/>
              </w:rPr>
              <m:t>=0</m:t>
            </w:ins>
          </m:r>
          <m:r>
            <w:ins w:id="561" w:author="mamad" w:date="2026-02-12T21:36:00Z">
              <m:rPr>
                <m:sty m:val="p"/>
              </m:rPr>
              <w:rPr>
                <w:rFonts w:ascii="Cambria Math" w:hAnsi="Cambria Math" w:cs="B Nazanin"/>
                <w:lang w:bidi="fa-IR"/>
              </w:rPr>
              <w:br/>
            </w:ins>
          </m:r>
        </m:oMath>
        <m:oMath>
          <m:sSup>
            <m:sSupPr>
              <m:ctrlPr>
                <w:ins w:id="562" w:author="mamad" w:date="2026-02-12T21:36:00Z">
                  <w:rPr>
                    <w:rFonts w:ascii="Cambria Math" w:hAnsi="Cambria Math" w:cs="B Nazanin"/>
                    <w:lang w:bidi="fa-IR"/>
                  </w:rPr>
                </w:ins>
              </m:ctrlPr>
            </m:sSupPr>
            <m:e>
              <m:r>
                <w:ins w:id="563" w:author="mamad" w:date="2026-02-12T21:36:00Z">
                  <w:rPr>
                    <w:rFonts w:ascii="Cambria Math" w:hAnsi="Cambria Math" w:cs="B Nazanin"/>
                    <w:lang w:bidi="fa-IR"/>
                  </w:rPr>
                  <m:t>s</m:t>
                </w:ins>
              </m:r>
            </m:e>
            <m:sup>
              <m:r>
                <w:ins w:id="564" w:author="mamad" w:date="2026-02-12T21:36:00Z">
                  <w:rPr>
                    <w:rFonts w:ascii="Cambria Math" w:hAnsi="Cambria Math" w:cs="B Nazanin"/>
                    <w:lang w:bidi="fa-IR"/>
                  </w:rPr>
                  <m:t>2</m:t>
                </w:ins>
              </m:r>
            </m:sup>
          </m:sSup>
          <m:r>
            <w:ins w:id="565" w:author="mamad" w:date="2026-02-12T21:36:00Z">
              <w:rPr>
                <w:rFonts w:ascii="Cambria Math" w:hAnsi="Cambria Math" w:cs="B Nazanin"/>
                <w:lang w:bidi="fa-IR"/>
              </w:rPr>
              <m:t>+2ζ</m:t>
            </w:ins>
          </m:r>
          <m:sSub>
            <m:sSubPr>
              <m:ctrlPr>
                <w:ins w:id="566" w:author="mamad" w:date="2026-02-12T21:36:00Z">
                  <w:rPr>
                    <w:rFonts w:ascii="Cambria Math" w:hAnsi="Cambria Math" w:cs="B Nazanin"/>
                    <w:lang w:bidi="fa-IR"/>
                  </w:rPr>
                </w:ins>
              </m:ctrlPr>
            </m:sSubPr>
            <m:e>
              <m:r>
                <w:ins w:id="567" w:author="mamad" w:date="2026-02-12T21:36:00Z">
                  <w:rPr>
                    <w:rFonts w:ascii="Cambria Math" w:hAnsi="Cambria Math" w:cs="B Nazanin"/>
                    <w:lang w:bidi="fa-IR"/>
                  </w:rPr>
                  <m:t>ω</m:t>
                </w:ins>
              </m:r>
            </m:e>
            <m:sub>
              <m:r>
                <w:ins w:id="568" w:author="mamad" w:date="2026-02-12T21:36:00Z">
                  <w:rPr>
                    <w:rFonts w:ascii="Cambria Math" w:hAnsi="Cambria Math" w:cs="B Nazanin"/>
                    <w:lang w:bidi="fa-IR"/>
                  </w:rPr>
                  <m:t>n</m:t>
                </w:ins>
              </m:r>
            </m:sub>
          </m:sSub>
          <m:r>
            <w:ins w:id="569" w:author="mamad" w:date="2026-02-12T21:36:00Z">
              <w:rPr>
                <w:rFonts w:ascii="Cambria Math" w:hAnsi="Cambria Math" w:cs="B Nazanin"/>
                <w:lang w:bidi="fa-IR"/>
              </w:rPr>
              <m:t>s+</m:t>
            </w:ins>
          </m:r>
          <m:sSubSup>
            <m:sSubSupPr>
              <m:ctrlPr>
                <w:ins w:id="570" w:author="mamad" w:date="2026-02-12T21:36:00Z">
                  <w:rPr>
                    <w:rFonts w:ascii="Cambria Math" w:hAnsi="Cambria Math" w:cs="B Nazanin"/>
                    <w:lang w:bidi="fa-IR"/>
                  </w:rPr>
                </w:ins>
              </m:ctrlPr>
            </m:sSubSupPr>
            <m:e>
              <m:r>
                <w:ins w:id="571" w:author="mamad" w:date="2026-02-12T21:36:00Z">
                  <w:rPr>
                    <w:rFonts w:ascii="Cambria Math" w:hAnsi="Cambria Math" w:cs="B Nazanin"/>
                    <w:lang w:bidi="fa-IR"/>
                  </w:rPr>
                  <m:t>ω</m:t>
                </w:ins>
              </m:r>
            </m:e>
            <m:sub>
              <m:r>
                <w:ins w:id="572" w:author="mamad" w:date="2026-02-12T21:36:00Z">
                  <w:rPr>
                    <w:rFonts w:ascii="Cambria Math" w:hAnsi="Cambria Math" w:cs="B Nazanin"/>
                    <w:lang w:bidi="fa-IR"/>
                  </w:rPr>
                  <m:t>n</m:t>
                </w:ins>
              </m:r>
            </m:sub>
            <m:sup>
              <m:r>
                <w:ins w:id="573" w:author="mamad" w:date="2026-02-12T21:36:00Z">
                  <w:rPr>
                    <w:rFonts w:ascii="Cambria Math" w:hAnsi="Cambria Math" w:cs="B Nazanin"/>
                    <w:lang w:bidi="fa-IR"/>
                  </w:rPr>
                  <m:t>2</m:t>
                </w:ins>
              </m:r>
            </m:sup>
          </m:sSubSup>
          <m:r>
            <w:ins w:id="574" w:author="mamad" w:date="2026-02-12T21:36:00Z">
              <w:rPr>
                <w:rFonts w:ascii="Cambria Math" w:hAnsi="Cambria Math" w:cs="B Nazanin"/>
                <w:lang w:bidi="fa-IR"/>
              </w:rPr>
              <m:t>=0</m:t>
            </w:ins>
          </m:r>
          <m:r>
            <w:ins w:id="575" w:author="mamad" w:date="2026-02-12T21:36:00Z">
              <m:rPr>
                <m:sty m:val="p"/>
              </m:rPr>
              <w:rPr>
                <w:rFonts w:ascii="Cambria Math" w:hAnsi="Cambria Math" w:cs="B Nazanin"/>
                <w:lang w:bidi="fa-IR"/>
              </w:rPr>
              <w:br/>
            </w:ins>
          </m:r>
        </m:oMath>
      </m:oMathPara>
    </w:p>
    <w:p w14:paraId="362AB904" w14:textId="77777777" w:rsidR="0009473F" w:rsidRPr="00307ED9" w:rsidRDefault="0009473F" w:rsidP="0009473F">
      <w:pPr>
        <w:bidi/>
        <w:rPr>
          <w:ins w:id="576" w:author="mamad" w:date="2026-02-12T21:36:00Z"/>
          <w:rFonts w:cs="B Nazanin"/>
          <w:lang w:bidi="fa-IR"/>
        </w:rPr>
      </w:pPr>
      <w:ins w:id="577" w:author="mamad" w:date="2026-02-12T21:36:00Z">
        <w:r w:rsidRPr="00307ED9">
          <w:rPr>
            <w:rFonts w:cs="B Nazanin"/>
            <w:rtl/>
          </w:rPr>
          <w:t>با تطبیق ضرایب</w:t>
        </w:r>
        <w:r w:rsidRPr="00307ED9">
          <w:rPr>
            <w:rFonts w:cs="B Nazanin"/>
            <w:lang w:bidi="fa-IR"/>
          </w:rPr>
          <w:t>:</w:t>
        </w:r>
      </w:ins>
    </w:p>
    <w:p w14:paraId="2008A5F6" w14:textId="654C76D2" w:rsidR="0009473F" w:rsidRPr="00307ED9" w:rsidRDefault="0009473F" w:rsidP="0009473F">
      <w:pPr>
        <w:bidi/>
        <w:rPr>
          <w:ins w:id="578" w:author="mamad" w:date="2026-02-12T21:36:00Z"/>
          <w:rFonts w:cs="B Nazanin"/>
          <w:lang w:bidi="fa-IR"/>
        </w:rPr>
      </w:pPr>
      <m:oMathPara>
        <m:oMath>
          <m:r>
            <w:ins w:id="579" w:author="mamad" w:date="2026-02-12T21:36:00Z">
              <w:rPr>
                <w:rFonts w:ascii="Cambria Math" w:hAnsi="Cambria Math" w:cs="B Nazanin"/>
                <w:lang w:bidi="fa-IR"/>
              </w:rPr>
              <m:t>2ζ</m:t>
            </w:ins>
          </m:r>
          <m:sSub>
            <m:sSubPr>
              <m:ctrlPr>
                <w:ins w:id="580" w:author="mamad" w:date="2026-02-12T21:36:00Z">
                  <w:rPr>
                    <w:rFonts w:ascii="Cambria Math" w:hAnsi="Cambria Math" w:cs="B Nazanin"/>
                    <w:lang w:bidi="fa-IR"/>
                  </w:rPr>
                </w:ins>
              </m:ctrlPr>
            </m:sSubPr>
            <m:e>
              <m:r>
                <w:ins w:id="581" w:author="mamad" w:date="2026-02-12T21:36:00Z">
                  <w:rPr>
                    <w:rFonts w:ascii="Cambria Math" w:hAnsi="Cambria Math" w:cs="B Nazanin"/>
                    <w:lang w:bidi="fa-IR"/>
                  </w:rPr>
                  <m:t>ω</m:t>
                </w:ins>
              </m:r>
            </m:e>
            <m:sub>
              <m:r>
                <w:ins w:id="582" w:author="mamad" w:date="2026-02-12T21:36:00Z">
                  <w:rPr>
                    <w:rFonts w:ascii="Cambria Math" w:hAnsi="Cambria Math" w:cs="B Nazanin"/>
                    <w:lang w:bidi="fa-IR"/>
                  </w:rPr>
                  <m:t>n</m:t>
                </w:ins>
              </m:r>
            </m:sub>
          </m:sSub>
          <m:r>
            <w:ins w:id="583" w:author="mamad" w:date="2026-02-12T21:36:00Z">
              <w:rPr>
                <w:rFonts w:ascii="Cambria Math" w:hAnsi="Cambria Math" w:cs="B Nazanin"/>
                <w:lang w:bidi="fa-IR"/>
              </w:rPr>
              <m:t>=</m:t>
            </w:ins>
          </m:r>
          <m:f>
            <m:fPr>
              <m:ctrlPr>
                <w:ins w:id="584" w:author="mamad" w:date="2026-02-12T21:36:00Z">
                  <w:rPr>
                    <w:rFonts w:ascii="Cambria Math" w:hAnsi="Cambria Math" w:cs="B Nazanin"/>
                    <w:lang w:bidi="fa-IR"/>
                  </w:rPr>
                </w:ins>
              </m:ctrlPr>
            </m:fPr>
            <m:num>
              <m:r>
                <w:ins w:id="585" w:author="mamad" w:date="2026-02-12T21:36:00Z">
                  <w:rPr>
                    <w:rFonts w:ascii="Cambria Math" w:hAnsi="Cambria Math" w:cs="B Nazanin"/>
                    <w:lang w:bidi="fa-IR"/>
                  </w:rPr>
                  <m:t>1+20</m:t>
                </w:ins>
              </m:r>
              <m:sSub>
                <m:sSubPr>
                  <m:ctrlPr>
                    <w:ins w:id="586" w:author="mamad" w:date="2026-02-12T21:36:00Z">
                      <w:rPr>
                        <w:rFonts w:ascii="Cambria Math" w:hAnsi="Cambria Math" w:cs="B Nazanin"/>
                        <w:lang w:bidi="fa-IR"/>
                      </w:rPr>
                    </w:ins>
                  </m:ctrlPr>
                </m:sSubPr>
                <m:e>
                  <m:r>
                    <w:ins w:id="587" w:author="mamad" w:date="2026-02-12T21:36:00Z">
                      <w:rPr>
                        <w:rFonts w:ascii="Cambria Math" w:hAnsi="Cambria Math" w:cs="B Nazanin"/>
                        <w:lang w:bidi="fa-IR"/>
                      </w:rPr>
                      <m:t>K</m:t>
                    </w:ins>
                  </m:r>
                </m:e>
                <m:sub>
                  <m:r>
                    <w:ins w:id="588" w:author="mamad" w:date="2026-02-12T21:36:00Z">
                      <w:rPr>
                        <w:rFonts w:ascii="Cambria Math" w:hAnsi="Cambria Math" w:cs="B Nazanin"/>
                        <w:lang w:bidi="fa-IR"/>
                      </w:rPr>
                      <m:t>p</m:t>
                    </w:ins>
                  </m:r>
                </m:sub>
              </m:sSub>
            </m:num>
            <m:den>
              <m:r>
                <w:ins w:id="589" w:author="mamad" w:date="2026-02-12T21:36:00Z">
                  <w:rPr>
                    <w:rFonts w:ascii="Cambria Math" w:hAnsi="Cambria Math" w:cs="B Nazanin"/>
                    <w:lang w:bidi="fa-IR"/>
                  </w:rPr>
                  <m:t>200</m:t>
                </w:ins>
              </m:r>
            </m:den>
          </m:f>
          <m:r>
            <w:ins w:id="590" w:author="mamad" w:date="2026-02-12T21:36:00Z">
              <w:rPr>
                <w:rFonts w:ascii="Cambria Math" w:hAnsi="Cambria Math" w:cs="B Nazanin"/>
                <w:lang w:bidi="fa-IR"/>
              </w:rPr>
              <m:t>,</m:t>
            </w:ins>
          </m:r>
          <m:sSubSup>
            <m:sSubSupPr>
              <m:ctrlPr>
                <w:ins w:id="591" w:author="mamad" w:date="2026-02-12T21:36:00Z">
                  <w:rPr>
                    <w:rFonts w:ascii="Cambria Math" w:hAnsi="Cambria Math" w:cs="B Nazanin"/>
                    <w:lang w:bidi="fa-IR"/>
                  </w:rPr>
                </w:ins>
              </m:ctrlPr>
            </m:sSubSupPr>
            <m:e>
              <m:r>
                <w:ins w:id="592" w:author="mamad" w:date="2026-02-12T21:36:00Z">
                  <w:rPr>
                    <w:rFonts w:ascii="Cambria Math" w:hAnsi="Cambria Math" w:cs="B Nazanin"/>
                    <w:lang w:bidi="fa-IR"/>
                  </w:rPr>
                  <m:t>ω</m:t>
                </w:ins>
              </m:r>
            </m:e>
            <m:sub>
              <m:r>
                <w:ins w:id="593" w:author="mamad" w:date="2026-02-12T21:36:00Z">
                  <w:rPr>
                    <w:rFonts w:ascii="Cambria Math" w:hAnsi="Cambria Math" w:cs="B Nazanin"/>
                    <w:lang w:bidi="fa-IR"/>
                  </w:rPr>
                  <m:t>n</m:t>
                </w:ins>
              </m:r>
            </m:sub>
            <m:sup>
              <m:r>
                <w:ins w:id="594" w:author="mamad" w:date="2026-02-12T21:36:00Z">
                  <w:rPr>
                    <w:rFonts w:ascii="Cambria Math" w:hAnsi="Cambria Math" w:cs="B Nazanin"/>
                    <w:lang w:bidi="fa-IR"/>
                  </w:rPr>
                  <m:t>2</m:t>
                </w:ins>
              </m:r>
            </m:sup>
          </m:sSubSup>
          <m:r>
            <w:ins w:id="595" w:author="mamad" w:date="2026-02-12T21:36:00Z">
              <w:rPr>
                <w:rFonts w:ascii="Cambria Math" w:hAnsi="Cambria Math" w:cs="B Nazanin"/>
                <w:lang w:bidi="fa-IR"/>
              </w:rPr>
              <m:t>=</m:t>
            </w:ins>
          </m:r>
          <m:f>
            <m:fPr>
              <m:ctrlPr>
                <w:ins w:id="596" w:author="mamad" w:date="2026-02-12T21:36:00Z">
                  <w:rPr>
                    <w:rFonts w:ascii="Cambria Math" w:hAnsi="Cambria Math" w:cs="B Nazanin"/>
                    <w:lang w:bidi="fa-IR"/>
                  </w:rPr>
                </w:ins>
              </m:ctrlPr>
            </m:fPr>
            <m:num>
              <m:r>
                <w:ins w:id="597" w:author="mamad" w:date="2026-02-12T21:36:00Z">
                  <w:rPr>
                    <w:rFonts w:ascii="Cambria Math" w:hAnsi="Cambria Math" w:cs="B Nazanin"/>
                    <w:lang w:bidi="fa-IR"/>
                  </w:rPr>
                  <m:t>20</m:t>
                </w:ins>
              </m:r>
              <m:sSub>
                <m:sSubPr>
                  <m:ctrlPr>
                    <w:ins w:id="598" w:author="mamad" w:date="2026-02-12T21:36:00Z">
                      <w:rPr>
                        <w:rFonts w:ascii="Cambria Math" w:hAnsi="Cambria Math" w:cs="B Nazanin"/>
                        <w:lang w:bidi="fa-IR"/>
                      </w:rPr>
                    </w:ins>
                  </m:ctrlPr>
                </m:sSubPr>
                <m:e>
                  <m:r>
                    <w:ins w:id="599" w:author="mamad" w:date="2026-02-12T21:36:00Z">
                      <w:rPr>
                        <w:rFonts w:ascii="Cambria Math" w:hAnsi="Cambria Math" w:cs="B Nazanin"/>
                        <w:lang w:bidi="fa-IR"/>
                      </w:rPr>
                      <m:t>K</m:t>
                    </w:ins>
                  </m:r>
                </m:e>
                <m:sub>
                  <m:r>
                    <w:ins w:id="600" w:author="mamad" w:date="2026-02-12T21:36:00Z">
                      <w:rPr>
                        <w:rFonts w:ascii="Cambria Math" w:hAnsi="Cambria Math" w:cs="B Nazanin"/>
                        <w:lang w:bidi="fa-IR"/>
                      </w:rPr>
                      <m:t>i</m:t>
                    </w:ins>
                  </m:r>
                </m:sub>
              </m:sSub>
            </m:num>
            <m:den>
              <m:r>
                <w:ins w:id="601" w:author="mamad" w:date="2026-02-12T21:36:00Z">
                  <w:rPr>
                    <w:rFonts w:ascii="Cambria Math" w:hAnsi="Cambria Math" w:cs="B Nazanin"/>
                    <w:lang w:bidi="fa-IR"/>
                  </w:rPr>
                  <m:t>200</m:t>
                </w:ins>
              </m:r>
            </m:den>
          </m:f>
          <m:r>
            <w:ins w:id="602" w:author="mamad" w:date="2026-02-12T21:36:00Z">
              <w:rPr>
                <w:rFonts w:ascii="Cambria Math" w:hAnsi="Cambria Math" w:cs="B Nazanin"/>
                <w:lang w:bidi="fa-IR"/>
              </w:rPr>
              <m:t>=</m:t>
            </w:ins>
          </m:r>
          <m:f>
            <m:fPr>
              <m:ctrlPr>
                <w:ins w:id="603" w:author="mamad" w:date="2026-02-12T21:36:00Z">
                  <w:rPr>
                    <w:rFonts w:ascii="Cambria Math" w:hAnsi="Cambria Math" w:cs="B Nazanin"/>
                    <w:lang w:bidi="fa-IR"/>
                  </w:rPr>
                </w:ins>
              </m:ctrlPr>
            </m:fPr>
            <m:num>
              <m:sSub>
                <m:sSubPr>
                  <m:ctrlPr>
                    <w:ins w:id="604" w:author="mamad" w:date="2026-02-12T21:36:00Z">
                      <w:rPr>
                        <w:rFonts w:ascii="Cambria Math" w:hAnsi="Cambria Math" w:cs="B Nazanin"/>
                        <w:lang w:bidi="fa-IR"/>
                      </w:rPr>
                    </w:ins>
                  </m:ctrlPr>
                </m:sSubPr>
                <m:e>
                  <m:r>
                    <w:ins w:id="605" w:author="mamad" w:date="2026-02-12T21:36:00Z">
                      <w:rPr>
                        <w:rFonts w:ascii="Cambria Math" w:hAnsi="Cambria Math" w:cs="B Nazanin"/>
                        <w:lang w:bidi="fa-IR"/>
                      </w:rPr>
                      <m:t>K</m:t>
                    </w:ins>
                  </m:r>
                </m:e>
                <m:sub>
                  <m:r>
                    <w:ins w:id="606" w:author="mamad" w:date="2026-02-12T21:36:00Z">
                      <w:rPr>
                        <w:rFonts w:ascii="Cambria Math" w:hAnsi="Cambria Math" w:cs="B Nazanin"/>
                        <w:lang w:bidi="fa-IR"/>
                      </w:rPr>
                      <m:t>i</m:t>
                    </w:ins>
                  </m:r>
                </m:sub>
              </m:sSub>
            </m:num>
            <m:den>
              <m:r>
                <w:ins w:id="607" w:author="mamad" w:date="2026-02-12T21:36:00Z">
                  <w:rPr>
                    <w:rFonts w:ascii="Cambria Math" w:hAnsi="Cambria Math" w:cs="B Nazanin"/>
                    <w:lang w:bidi="fa-IR"/>
                  </w:rPr>
                  <m:t>10</m:t>
                </w:ins>
              </m:r>
            </m:den>
          </m:f>
          <m:r>
            <w:ins w:id="608" w:author="mamad" w:date="2026-02-12T21:36:00Z">
              <m:rPr>
                <m:sty m:val="p"/>
              </m:rPr>
              <w:rPr>
                <w:rFonts w:ascii="Cambria Math" w:hAnsi="Cambria Math" w:cs="B Nazanin"/>
                <w:lang w:bidi="fa-IR"/>
              </w:rPr>
              <w:br/>
            </w:ins>
          </m:r>
        </m:oMath>
      </m:oMathPara>
    </w:p>
    <w:p w14:paraId="06D39EEB" w14:textId="13AFB629" w:rsidR="0009473F" w:rsidRDefault="0009473F" w:rsidP="0009473F">
      <w:pPr>
        <w:bidi/>
        <w:rPr>
          <w:rFonts w:cs="B Nazanin"/>
          <w:rtl/>
          <w:lang w:bidi="fa-IR"/>
        </w:rPr>
      </w:pPr>
    </w:p>
    <w:p w14:paraId="56EC0ECC" w14:textId="77777777" w:rsidR="000174FC" w:rsidRPr="00307ED9" w:rsidRDefault="000174FC" w:rsidP="000174FC">
      <w:pPr>
        <w:bidi/>
        <w:rPr>
          <w:ins w:id="609" w:author="mamad" w:date="2026-02-12T21:36:00Z"/>
          <w:rFonts w:cs="B Nazanin"/>
          <w:lang w:bidi="fa-IR"/>
        </w:rPr>
      </w:pPr>
    </w:p>
    <w:p w14:paraId="7F845AF5" w14:textId="320C0003" w:rsidR="0009473F" w:rsidRPr="00307ED9" w:rsidRDefault="0009473F" w:rsidP="000174FC">
      <w:pPr>
        <w:pStyle w:val="Heading2"/>
        <w:bidi/>
        <w:rPr>
          <w:ins w:id="610" w:author="mamad" w:date="2026-02-12T21:36:00Z"/>
          <w:lang w:bidi="fa-IR"/>
        </w:rPr>
      </w:pPr>
      <w:bookmarkStart w:id="611" w:name="_Toc221808024"/>
      <w:ins w:id="612" w:author="mamad" w:date="2026-02-12T21:36:00Z">
        <w:r w:rsidRPr="00307ED9">
          <w:rPr>
            <w:rtl/>
          </w:rPr>
          <w:t>محاسبه ضرایب کنترل‌کننده و بهینه‌سازی</w:t>
        </w:r>
        <w:bookmarkEnd w:id="611"/>
      </w:ins>
    </w:p>
    <w:p w14:paraId="13A2750C" w14:textId="42532127" w:rsidR="0009473F" w:rsidRPr="00307ED9" w:rsidRDefault="0009473F" w:rsidP="000174FC">
      <w:pPr>
        <w:pStyle w:val="Heading3"/>
        <w:bidi/>
        <w:rPr>
          <w:ins w:id="613" w:author="mamad" w:date="2026-02-12T21:36:00Z"/>
          <w:lang w:bidi="fa-IR"/>
        </w:rPr>
      </w:pPr>
      <w:bookmarkStart w:id="614" w:name="_Toc221808025"/>
      <w:ins w:id="615" w:author="mamad" w:date="2026-02-12T21:36:00Z">
        <w:r w:rsidRPr="00307ED9">
          <w:rPr>
            <w:rtl/>
          </w:rPr>
          <w:t>محاسبات تئوریک اولیه</w:t>
        </w:r>
        <w:bookmarkEnd w:id="614"/>
      </w:ins>
    </w:p>
    <w:p w14:paraId="5A711391" w14:textId="2E4D37E3" w:rsidR="0009473F" w:rsidRPr="00307ED9" w:rsidRDefault="0009473F" w:rsidP="0009473F">
      <w:pPr>
        <w:bidi/>
        <w:rPr>
          <w:ins w:id="616" w:author="mamad" w:date="2026-02-12T21:36:00Z"/>
          <w:rFonts w:cs="B Nazanin"/>
          <w:lang w:bidi="fa-IR"/>
        </w:rPr>
      </w:pPr>
      <w:ins w:id="617" w:author="mamad" w:date="2026-02-12T21:36:00Z">
        <w:r w:rsidRPr="00307ED9">
          <w:rPr>
            <w:rFonts w:cs="B Nazanin"/>
            <w:rtl/>
          </w:rPr>
          <w:t>با جایگذاری مقادیر مطلوب</w:t>
        </w:r>
        <w:r w:rsidRPr="00307ED9">
          <w:rPr>
            <w:rFonts w:ascii="Cambria" w:hAnsi="Cambria" w:cs="Cambria" w:hint="cs"/>
            <w:rtl/>
          </w:rPr>
          <w:t> </w:t>
        </w:r>
      </w:ins>
      <m:oMath>
        <m:r>
          <w:ins w:id="618" w:author="mamad" w:date="2026-02-12T21:36:00Z">
            <w:rPr>
              <w:rFonts w:ascii="Cambria Math" w:hAnsi="Cambria Math" w:cs="B Nazanin"/>
              <w:lang w:bidi="fa-IR"/>
            </w:rPr>
            <m:t>ζ=0.5</m:t>
          </w:ins>
        </m:r>
      </m:oMath>
      <w:ins w:id="619" w:author="mamad" w:date="2026-02-12T21:36:00Z">
        <w:r w:rsidRPr="00307ED9">
          <w:rPr>
            <w:rFonts w:cs="B Nazanin"/>
            <w:lang w:bidi="fa-IR"/>
          </w:rPr>
          <w:t> </w:t>
        </w:r>
        <w:r w:rsidRPr="00307ED9">
          <w:rPr>
            <w:rFonts w:cs="B Nazanin"/>
            <w:rtl/>
          </w:rPr>
          <w:t>و</w:t>
        </w:r>
        <w:r w:rsidRPr="00307ED9">
          <w:rPr>
            <w:rFonts w:ascii="Cambria" w:hAnsi="Cambria" w:cs="Cambria" w:hint="cs"/>
            <w:rtl/>
          </w:rPr>
          <w:t> </w:t>
        </w:r>
      </w:ins>
      <m:oMath>
        <m:sSub>
          <m:sSubPr>
            <m:ctrlPr>
              <w:ins w:id="620" w:author="mamad" w:date="2026-02-12T21:36:00Z">
                <w:rPr>
                  <w:rFonts w:ascii="Cambria Math" w:hAnsi="Cambria Math" w:cs="B Nazanin"/>
                  <w:lang w:bidi="fa-IR"/>
                </w:rPr>
              </w:ins>
            </m:ctrlPr>
          </m:sSubPr>
          <m:e>
            <m:r>
              <w:ins w:id="621" w:author="mamad" w:date="2026-02-12T21:36:00Z">
                <w:rPr>
                  <w:rFonts w:ascii="Cambria Math" w:hAnsi="Cambria Math" w:cs="B Nazanin"/>
                  <w:lang w:bidi="fa-IR"/>
                </w:rPr>
                <m:t>ω</m:t>
              </w:ins>
            </m:r>
          </m:e>
          <m:sub>
            <m:r>
              <w:ins w:id="622" w:author="mamad" w:date="2026-02-12T21:36:00Z">
                <w:rPr>
                  <w:rFonts w:ascii="Cambria Math" w:hAnsi="Cambria Math" w:cs="B Nazanin"/>
                  <w:lang w:bidi="fa-IR"/>
                </w:rPr>
                <m:t>n</m:t>
              </w:ins>
            </m:r>
          </m:sub>
        </m:sSub>
        <m:r>
          <w:ins w:id="623" w:author="mamad" w:date="2026-02-12T21:36:00Z">
            <w:rPr>
              <w:rFonts w:ascii="Cambria Math" w:hAnsi="Cambria Math" w:cs="B Nazanin"/>
              <w:lang w:bidi="fa-IR"/>
            </w:rPr>
            <m:t>=1.6</m:t>
          </w:ins>
        </m:r>
      </m:oMath>
      <w:ins w:id="624" w:author="mamad" w:date="2026-02-12T21:36:00Z">
        <w:r w:rsidRPr="00307ED9">
          <w:rPr>
            <w:rFonts w:cs="B Nazanin"/>
            <w:lang w:bidi="fa-IR"/>
          </w:rPr>
          <w:t>:</w:t>
        </w:r>
      </w:ins>
    </w:p>
    <w:p w14:paraId="3F088315" w14:textId="334E613C" w:rsidR="0009473F" w:rsidRPr="00307ED9" w:rsidRDefault="00000000" w:rsidP="0009473F">
      <w:pPr>
        <w:bidi/>
        <w:rPr>
          <w:ins w:id="625" w:author="mamad" w:date="2026-02-12T21:36:00Z"/>
          <w:rFonts w:cs="B Nazanin"/>
          <w:lang w:bidi="fa-IR"/>
        </w:rPr>
      </w:pPr>
      <m:oMathPara>
        <m:oMath>
          <m:sSubSup>
            <m:sSubSupPr>
              <m:ctrlPr>
                <w:ins w:id="626" w:author="mamad" w:date="2026-02-12T21:36:00Z">
                  <w:rPr>
                    <w:rFonts w:ascii="Cambria Math" w:hAnsi="Cambria Math" w:cs="B Nazanin"/>
                    <w:lang w:bidi="fa-IR"/>
                  </w:rPr>
                </w:ins>
              </m:ctrlPr>
            </m:sSubSupPr>
            <m:e>
              <m:r>
                <w:ins w:id="627" w:author="mamad" w:date="2026-02-12T21:36:00Z">
                  <w:rPr>
                    <w:rFonts w:ascii="Cambria Math" w:hAnsi="Cambria Math" w:cs="B Nazanin"/>
                    <w:lang w:bidi="fa-IR"/>
                  </w:rPr>
                  <m:t>ω</m:t>
                </w:ins>
              </m:r>
            </m:e>
            <m:sub>
              <m:r>
                <w:ins w:id="628" w:author="mamad" w:date="2026-02-12T21:36:00Z">
                  <w:rPr>
                    <w:rFonts w:ascii="Cambria Math" w:hAnsi="Cambria Math" w:cs="B Nazanin"/>
                    <w:lang w:bidi="fa-IR"/>
                  </w:rPr>
                  <m:t>n</m:t>
                </w:ins>
              </m:r>
            </m:sub>
            <m:sup>
              <m:r>
                <w:ins w:id="629" w:author="mamad" w:date="2026-02-12T21:36:00Z">
                  <w:rPr>
                    <w:rFonts w:ascii="Cambria Math" w:hAnsi="Cambria Math" w:cs="B Nazanin"/>
                    <w:lang w:bidi="fa-IR"/>
                  </w:rPr>
                  <m:t>2</m:t>
                </w:ins>
              </m:r>
            </m:sup>
          </m:sSubSup>
          <m:r>
            <w:ins w:id="630" w:author="mamad" w:date="2026-02-12T21:36:00Z">
              <w:rPr>
                <w:rFonts w:ascii="Cambria Math" w:hAnsi="Cambria Math" w:cs="B Nazanin"/>
                <w:lang w:bidi="fa-IR"/>
              </w:rPr>
              <m:t>=2.56=</m:t>
            </w:ins>
          </m:r>
          <m:f>
            <m:fPr>
              <m:ctrlPr>
                <w:ins w:id="631" w:author="mamad" w:date="2026-02-12T21:36:00Z">
                  <w:rPr>
                    <w:rFonts w:ascii="Cambria Math" w:hAnsi="Cambria Math" w:cs="B Nazanin"/>
                    <w:lang w:bidi="fa-IR"/>
                  </w:rPr>
                </w:ins>
              </m:ctrlPr>
            </m:fPr>
            <m:num>
              <m:sSub>
                <m:sSubPr>
                  <m:ctrlPr>
                    <w:ins w:id="632" w:author="mamad" w:date="2026-02-12T21:36:00Z">
                      <w:rPr>
                        <w:rFonts w:ascii="Cambria Math" w:hAnsi="Cambria Math" w:cs="B Nazanin"/>
                        <w:lang w:bidi="fa-IR"/>
                      </w:rPr>
                    </w:ins>
                  </m:ctrlPr>
                </m:sSubPr>
                <m:e>
                  <m:r>
                    <w:ins w:id="633" w:author="mamad" w:date="2026-02-12T21:36:00Z">
                      <w:rPr>
                        <w:rFonts w:ascii="Cambria Math" w:hAnsi="Cambria Math" w:cs="B Nazanin"/>
                        <w:lang w:bidi="fa-IR"/>
                      </w:rPr>
                      <m:t>K</m:t>
                    </w:ins>
                  </m:r>
                </m:e>
                <m:sub>
                  <m:r>
                    <w:ins w:id="634" w:author="mamad" w:date="2026-02-12T21:36:00Z">
                      <w:rPr>
                        <w:rFonts w:ascii="Cambria Math" w:hAnsi="Cambria Math" w:cs="B Nazanin"/>
                        <w:lang w:bidi="fa-IR"/>
                      </w:rPr>
                      <m:t>i</m:t>
                    </w:ins>
                  </m:r>
                </m:sub>
              </m:sSub>
            </m:num>
            <m:den>
              <m:r>
                <w:ins w:id="635" w:author="mamad" w:date="2026-02-12T21:36:00Z">
                  <w:rPr>
                    <w:rFonts w:ascii="Cambria Math" w:hAnsi="Cambria Math" w:cs="B Nazanin"/>
                    <w:lang w:bidi="fa-IR"/>
                  </w:rPr>
                  <m:t>10</m:t>
                </w:ins>
              </m:r>
            </m:den>
          </m:f>
          <m:r>
            <w:ins w:id="636" w:author="mamad" w:date="2026-02-12T21:36:00Z">
              <w:rPr>
                <w:rFonts w:ascii="Cambria Math" w:hAnsi="Cambria Math" w:cs="B Nazanin"/>
                <w:lang w:bidi="fa-IR"/>
              </w:rPr>
              <m:t>⇒</m:t>
            </w:ins>
          </m:r>
          <m:sSub>
            <m:sSubPr>
              <m:ctrlPr>
                <w:ins w:id="637" w:author="mamad" w:date="2026-02-12T21:36:00Z">
                  <w:rPr>
                    <w:rFonts w:ascii="Cambria Math" w:hAnsi="Cambria Math" w:cs="B Nazanin"/>
                    <w:lang w:bidi="fa-IR"/>
                  </w:rPr>
                </w:ins>
              </m:ctrlPr>
            </m:sSubPr>
            <m:e>
              <m:r>
                <w:ins w:id="638" w:author="mamad" w:date="2026-02-12T21:36:00Z">
                  <w:rPr>
                    <w:rFonts w:ascii="Cambria Math" w:hAnsi="Cambria Math" w:cs="B Nazanin"/>
                    <w:lang w:bidi="fa-IR"/>
                  </w:rPr>
                  <m:t>K</m:t>
                </w:ins>
              </m:r>
            </m:e>
            <m:sub>
              <m:r>
                <w:ins w:id="639" w:author="mamad" w:date="2026-02-12T21:36:00Z">
                  <w:rPr>
                    <w:rFonts w:ascii="Cambria Math" w:hAnsi="Cambria Math" w:cs="B Nazanin"/>
                    <w:lang w:bidi="fa-IR"/>
                  </w:rPr>
                  <m:t>i</m:t>
                </w:ins>
              </m:r>
            </m:sub>
          </m:sSub>
          <m:r>
            <w:ins w:id="640" w:author="mamad" w:date="2026-02-12T21:36:00Z">
              <w:rPr>
                <w:rFonts w:ascii="Cambria Math" w:hAnsi="Cambria Math" w:cs="B Nazanin"/>
                <w:lang w:bidi="fa-IR"/>
              </w:rPr>
              <m:t>=25.6</m:t>
            </w:ins>
          </m:r>
          <m:r>
            <w:ins w:id="641" w:author="mamad" w:date="2026-02-12T21:36:00Z">
              <m:rPr>
                <m:sty m:val="p"/>
              </m:rPr>
              <w:rPr>
                <w:rFonts w:ascii="Cambria Math" w:hAnsi="Cambria Math" w:cs="B Nazanin"/>
                <w:lang w:bidi="fa-IR"/>
              </w:rPr>
              <w:br/>
            </w:ins>
          </m:r>
        </m:oMath>
        <m:oMath>
          <m:r>
            <w:ins w:id="642" w:author="mamad" w:date="2026-02-12T21:36:00Z">
              <w:rPr>
                <w:rFonts w:ascii="Cambria Math" w:hAnsi="Cambria Math" w:cs="B Nazanin"/>
                <w:lang w:bidi="fa-IR"/>
              </w:rPr>
              <m:t>2ζ</m:t>
            </w:ins>
          </m:r>
          <m:sSub>
            <m:sSubPr>
              <m:ctrlPr>
                <w:ins w:id="643" w:author="mamad" w:date="2026-02-12T21:36:00Z">
                  <w:rPr>
                    <w:rFonts w:ascii="Cambria Math" w:hAnsi="Cambria Math" w:cs="B Nazanin"/>
                    <w:lang w:bidi="fa-IR"/>
                  </w:rPr>
                </w:ins>
              </m:ctrlPr>
            </m:sSubPr>
            <m:e>
              <m:r>
                <w:ins w:id="644" w:author="mamad" w:date="2026-02-12T21:36:00Z">
                  <w:rPr>
                    <w:rFonts w:ascii="Cambria Math" w:hAnsi="Cambria Math" w:cs="B Nazanin"/>
                    <w:lang w:bidi="fa-IR"/>
                  </w:rPr>
                  <m:t>ω</m:t>
                </w:ins>
              </m:r>
            </m:e>
            <m:sub>
              <m:r>
                <w:ins w:id="645" w:author="mamad" w:date="2026-02-12T21:36:00Z">
                  <w:rPr>
                    <w:rFonts w:ascii="Cambria Math" w:hAnsi="Cambria Math" w:cs="B Nazanin"/>
                    <w:lang w:bidi="fa-IR"/>
                  </w:rPr>
                  <m:t>n</m:t>
                </w:ins>
              </m:r>
            </m:sub>
          </m:sSub>
          <m:r>
            <w:ins w:id="646" w:author="mamad" w:date="2026-02-12T21:36:00Z">
              <w:rPr>
                <w:rFonts w:ascii="Cambria Math" w:hAnsi="Cambria Math" w:cs="B Nazanin"/>
                <w:lang w:bidi="fa-IR"/>
              </w:rPr>
              <m:t>=2×0.5×1.6=1.6=</m:t>
            </w:ins>
          </m:r>
          <m:f>
            <m:fPr>
              <m:ctrlPr>
                <w:ins w:id="647" w:author="mamad" w:date="2026-02-12T21:36:00Z">
                  <w:rPr>
                    <w:rFonts w:ascii="Cambria Math" w:hAnsi="Cambria Math" w:cs="B Nazanin"/>
                    <w:lang w:bidi="fa-IR"/>
                  </w:rPr>
                </w:ins>
              </m:ctrlPr>
            </m:fPr>
            <m:num>
              <m:r>
                <w:ins w:id="648" w:author="mamad" w:date="2026-02-12T21:36:00Z">
                  <w:rPr>
                    <w:rFonts w:ascii="Cambria Math" w:hAnsi="Cambria Math" w:cs="B Nazanin"/>
                    <w:lang w:bidi="fa-IR"/>
                  </w:rPr>
                  <m:t>1+20</m:t>
                </w:ins>
              </m:r>
              <m:sSub>
                <m:sSubPr>
                  <m:ctrlPr>
                    <w:ins w:id="649" w:author="mamad" w:date="2026-02-12T21:36:00Z">
                      <w:rPr>
                        <w:rFonts w:ascii="Cambria Math" w:hAnsi="Cambria Math" w:cs="B Nazanin"/>
                        <w:lang w:bidi="fa-IR"/>
                      </w:rPr>
                    </w:ins>
                  </m:ctrlPr>
                </m:sSubPr>
                <m:e>
                  <m:r>
                    <w:ins w:id="650" w:author="mamad" w:date="2026-02-12T21:36:00Z">
                      <w:rPr>
                        <w:rFonts w:ascii="Cambria Math" w:hAnsi="Cambria Math" w:cs="B Nazanin"/>
                        <w:lang w:bidi="fa-IR"/>
                      </w:rPr>
                      <m:t>K</m:t>
                    </w:ins>
                  </m:r>
                </m:e>
                <m:sub>
                  <m:r>
                    <w:ins w:id="651" w:author="mamad" w:date="2026-02-12T21:36:00Z">
                      <w:rPr>
                        <w:rFonts w:ascii="Cambria Math" w:hAnsi="Cambria Math" w:cs="B Nazanin"/>
                        <w:lang w:bidi="fa-IR"/>
                      </w:rPr>
                      <m:t>p</m:t>
                    </w:ins>
                  </m:r>
                </m:sub>
              </m:sSub>
            </m:num>
            <m:den>
              <m:r>
                <w:ins w:id="652" w:author="mamad" w:date="2026-02-12T21:36:00Z">
                  <w:rPr>
                    <w:rFonts w:ascii="Cambria Math" w:hAnsi="Cambria Math" w:cs="B Nazanin"/>
                    <w:lang w:bidi="fa-IR"/>
                  </w:rPr>
                  <m:t>200</m:t>
                </w:ins>
              </m:r>
            </m:den>
          </m:f>
          <m:r>
            <w:ins w:id="653" w:author="mamad" w:date="2026-02-12T21:36:00Z">
              <m:rPr>
                <m:sty m:val="p"/>
              </m:rPr>
              <w:rPr>
                <w:rFonts w:ascii="Cambria Math" w:hAnsi="Cambria Math" w:cs="B Nazanin"/>
                <w:lang w:bidi="fa-IR"/>
              </w:rPr>
              <w:br/>
            </w:ins>
          </m:r>
        </m:oMath>
        <m:oMath>
          <m:r>
            <w:ins w:id="654" w:author="mamad" w:date="2026-02-12T21:36:00Z">
              <w:rPr>
                <w:rFonts w:ascii="Cambria Math" w:hAnsi="Cambria Math" w:cs="B Nazanin"/>
                <w:lang w:bidi="fa-IR"/>
              </w:rPr>
              <m:t>1+20</m:t>
            </w:ins>
          </m:r>
          <m:sSub>
            <m:sSubPr>
              <m:ctrlPr>
                <w:ins w:id="655" w:author="mamad" w:date="2026-02-12T21:36:00Z">
                  <w:rPr>
                    <w:rFonts w:ascii="Cambria Math" w:hAnsi="Cambria Math" w:cs="B Nazanin"/>
                    <w:lang w:bidi="fa-IR"/>
                  </w:rPr>
                </w:ins>
              </m:ctrlPr>
            </m:sSubPr>
            <m:e>
              <m:r>
                <w:ins w:id="656" w:author="mamad" w:date="2026-02-12T21:36:00Z">
                  <w:rPr>
                    <w:rFonts w:ascii="Cambria Math" w:hAnsi="Cambria Math" w:cs="B Nazanin"/>
                    <w:lang w:bidi="fa-IR"/>
                  </w:rPr>
                  <m:t>K</m:t>
                </w:ins>
              </m:r>
            </m:e>
            <m:sub>
              <m:r>
                <w:ins w:id="657" w:author="mamad" w:date="2026-02-12T21:36:00Z">
                  <w:rPr>
                    <w:rFonts w:ascii="Cambria Math" w:hAnsi="Cambria Math" w:cs="B Nazanin"/>
                    <w:lang w:bidi="fa-IR"/>
                  </w:rPr>
                  <m:t>p</m:t>
                </w:ins>
              </m:r>
            </m:sub>
          </m:sSub>
          <m:r>
            <w:ins w:id="658" w:author="mamad" w:date="2026-02-12T21:36:00Z">
              <w:rPr>
                <w:rFonts w:ascii="Cambria Math" w:hAnsi="Cambria Math" w:cs="B Nazanin"/>
                <w:lang w:bidi="fa-IR"/>
              </w:rPr>
              <m:t>=320⇒</m:t>
            </w:ins>
          </m:r>
          <m:sSub>
            <m:sSubPr>
              <m:ctrlPr>
                <w:ins w:id="659" w:author="mamad" w:date="2026-02-12T21:36:00Z">
                  <w:rPr>
                    <w:rFonts w:ascii="Cambria Math" w:hAnsi="Cambria Math" w:cs="B Nazanin"/>
                    <w:lang w:bidi="fa-IR"/>
                  </w:rPr>
                </w:ins>
              </m:ctrlPr>
            </m:sSubPr>
            <m:e>
              <m:r>
                <w:ins w:id="660" w:author="mamad" w:date="2026-02-12T21:36:00Z">
                  <w:rPr>
                    <w:rFonts w:ascii="Cambria Math" w:hAnsi="Cambria Math" w:cs="B Nazanin"/>
                    <w:lang w:bidi="fa-IR"/>
                  </w:rPr>
                  <m:t>K</m:t>
                </w:ins>
              </m:r>
            </m:e>
            <m:sub>
              <m:r>
                <w:ins w:id="661" w:author="mamad" w:date="2026-02-12T21:36:00Z">
                  <w:rPr>
                    <w:rFonts w:ascii="Cambria Math" w:hAnsi="Cambria Math" w:cs="B Nazanin"/>
                    <w:lang w:bidi="fa-IR"/>
                  </w:rPr>
                  <m:t>p</m:t>
                </w:ins>
              </m:r>
            </m:sub>
          </m:sSub>
          <m:r>
            <w:ins w:id="662" w:author="mamad" w:date="2026-02-12T21:36:00Z">
              <w:rPr>
                <w:rFonts w:ascii="Cambria Math" w:hAnsi="Cambria Math" w:cs="B Nazanin"/>
                <w:lang w:bidi="fa-IR"/>
              </w:rPr>
              <m:t>=15.95</m:t>
            </w:ins>
          </m:r>
          <m:r>
            <w:ins w:id="663" w:author="mamad" w:date="2026-02-12T21:36:00Z">
              <m:rPr>
                <m:sty m:val="p"/>
              </m:rPr>
              <w:rPr>
                <w:rFonts w:ascii="Cambria Math" w:hAnsi="Cambria Math" w:cs="B Nazanin"/>
                <w:lang w:bidi="fa-IR"/>
              </w:rPr>
              <w:br/>
            </w:ins>
          </m:r>
        </m:oMath>
      </m:oMathPara>
    </w:p>
    <w:p w14:paraId="44999B90" w14:textId="2570649F" w:rsidR="0009473F" w:rsidRPr="00307ED9" w:rsidRDefault="0009473F" w:rsidP="000174FC">
      <w:pPr>
        <w:pStyle w:val="Heading3"/>
        <w:bidi/>
        <w:rPr>
          <w:ins w:id="664" w:author="mamad" w:date="2026-02-12T21:36:00Z"/>
          <w:lang w:bidi="fa-IR"/>
        </w:rPr>
      </w:pPr>
      <w:bookmarkStart w:id="665" w:name="_Toc221808026"/>
      <w:ins w:id="666" w:author="mamad" w:date="2026-02-12T21:36:00Z">
        <w:r w:rsidRPr="00307ED9">
          <w:rPr>
            <w:rtl/>
          </w:rPr>
          <w:t>چالش: اثر صفر کنترل‌کننده</w:t>
        </w:r>
        <w:r w:rsidRPr="00307ED9">
          <w:rPr>
            <w:lang w:bidi="fa-IR"/>
          </w:rPr>
          <w:t xml:space="preserve"> PI</w:t>
        </w:r>
        <w:bookmarkEnd w:id="665"/>
      </w:ins>
    </w:p>
    <w:p w14:paraId="53F1C278" w14:textId="3002DA20" w:rsidR="0009473F" w:rsidRPr="00307ED9" w:rsidRDefault="0009473F" w:rsidP="00091B3A">
      <w:pPr>
        <w:bidi/>
        <w:jc w:val="both"/>
        <w:rPr>
          <w:ins w:id="667" w:author="mamad" w:date="2026-02-12T21:36:00Z"/>
          <w:rFonts w:cs="B Nazanin"/>
          <w:lang w:bidi="fa-IR"/>
        </w:rPr>
      </w:pPr>
      <w:ins w:id="668" w:author="mamad" w:date="2026-02-12T21:36:00Z">
        <w:r w:rsidRPr="00307ED9">
          <w:rPr>
            <w:rFonts w:cs="B Nazanin"/>
            <w:rtl/>
          </w:rPr>
          <w:t>یک نکته بسیار مهم در طراحی کنترل‌کننده</w:t>
        </w:r>
        <w:r w:rsidRPr="00307ED9">
          <w:rPr>
            <w:rFonts w:cs="B Nazanin"/>
            <w:lang w:bidi="fa-IR"/>
          </w:rPr>
          <w:t xml:space="preserve"> PI </w:t>
        </w:r>
        <w:r w:rsidRPr="00307ED9">
          <w:rPr>
            <w:rFonts w:cs="B Nazanin"/>
            <w:rtl/>
          </w:rPr>
          <w:t>وجود دارد</w:t>
        </w:r>
        <w:r w:rsidRPr="00307ED9">
          <w:rPr>
            <w:rFonts w:cs="B Nazanin"/>
            <w:lang w:bidi="fa-IR"/>
          </w:rPr>
          <w:t>: </w:t>
        </w:r>
        <w:r w:rsidRPr="00307ED9">
          <w:rPr>
            <w:rFonts w:cs="B Nazanin"/>
            <w:b/>
            <w:bCs/>
            <w:rtl/>
          </w:rPr>
          <w:t>این کنترل‌کننده یک صفر به تابع تبدیل حلقه‌بسته اضافه می‌کند</w:t>
        </w:r>
        <w:r w:rsidRPr="00307ED9">
          <w:rPr>
            <w:rFonts w:cs="B Nazanin"/>
            <w:b/>
            <w:bCs/>
            <w:lang w:bidi="fa-IR"/>
          </w:rPr>
          <w:t>.</w:t>
        </w:r>
      </w:ins>
      <w:r w:rsidR="00091B3A">
        <w:rPr>
          <w:rFonts w:cs="B Nazanin" w:hint="cs"/>
          <w:rtl/>
          <w:lang w:bidi="fa-IR"/>
        </w:rPr>
        <w:t xml:space="preserve"> </w:t>
      </w:r>
      <w:ins w:id="669" w:author="mamad" w:date="2026-02-12T21:36:00Z">
        <w:r w:rsidRPr="00307ED9">
          <w:rPr>
            <w:rFonts w:cs="B Nazanin"/>
            <w:rtl/>
          </w:rPr>
          <w:t>صفر اضافه‌شده باعث افزایش فراجهش نسبت به پیش‌بینی مدل مرتبه دوم استاندارد می‌شود</w:t>
        </w:r>
        <w:r w:rsidRPr="00307ED9">
          <w:rPr>
            <w:rFonts w:cs="B Nazanin"/>
            <w:lang w:bidi="fa-IR"/>
          </w:rPr>
          <w:t>.</w:t>
        </w:r>
      </w:ins>
    </w:p>
    <w:p w14:paraId="7CBE69A7" w14:textId="77777777" w:rsidR="0009473F" w:rsidRPr="00307ED9" w:rsidRDefault="0009473F" w:rsidP="0009473F">
      <w:pPr>
        <w:bidi/>
        <w:rPr>
          <w:ins w:id="670" w:author="mamad" w:date="2026-02-12T21:36:00Z"/>
          <w:rFonts w:cs="B Nazanin"/>
          <w:lang w:bidi="fa-IR"/>
        </w:rPr>
      </w:pPr>
      <w:ins w:id="671" w:author="mamad" w:date="2026-02-12T21:36:00Z">
        <w:r w:rsidRPr="00307ED9">
          <w:rPr>
            <w:rFonts w:cs="B Nazanin"/>
            <w:rtl/>
          </w:rPr>
          <w:t>تابع تبدیل حلقه‌بسته با احتساب صفر</w:t>
        </w:r>
        <w:r w:rsidRPr="00307ED9">
          <w:rPr>
            <w:rFonts w:cs="B Nazanin"/>
            <w:lang w:bidi="fa-IR"/>
          </w:rPr>
          <w:t>:</w:t>
        </w:r>
      </w:ins>
    </w:p>
    <w:p w14:paraId="2FE839BC" w14:textId="5A7B7674" w:rsidR="0009473F" w:rsidRPr="00307ED9" w:rsidRDefault="0009473F" w:rsidP="0009473F">
      <w:pPr>
        <w:bidi/>
        <w:rPr>
          <w:ins w:id="672" w:author="mamad" w:date="2026-02-12T21:36:00Z"/>
          <w:rFonts w:cs="B Nazanin"/>
          <w:lang w:bidi="fa-IR"/>
        </w:rPr>
      </w:pPr>
      <m:oMathPara>
        <m:oMath>
          <m:r>
            <w:ins w:id="673" w:author="mamad" w:date="2026-02-12T21:36:00Z">
              <w:rPr>
                <w:rFonts w:ascii="Cambria Math" w:hAnsi="Cambria Math" w:cs="B Nazanin"/>
                <w:lang w:bidi="fa-IR"/>
              </w:rPr>
              <m:t>T(s)=</m:t>
            </w:ins>
          </m:r>
          <m:f>
            <m:fPr>
              <m:ctrlPr>
                <w:ins w:id="674" w:author="mamad" w:date="2026-02-12T21:36:00Z">
                  <w:rPr>
                    <w:rFonts w:ascii="Cambria Math" w:hAnsi="Cambria Math" w:cs="B Nazanin"/>
                    <w:lang w:bidi="fa-IR"/>
                  </w:rPr>
                </w:ins>
              </m:ctrlPr>
            </m:fPr>
            <m:num>
              <m:r>
                <w:ins w:id="675" w:author="mamad" w:date="2026-02-12T21:36:00Z">
                  <w:rPr>
                    <w:rFonts w:ascii="Cambria Math" w:hAnsi="Cambria Math" w:cs="B Nazanin"/>
                    <w:lang w:bidi="fa-IR"/>
                  </w:rPr>
                  <m:t>20(</m:t>
                </w:ins>
              </m:r>
              <m:sSub>
                <m:sSubPr>
                  <m:ctrlPr>
                    <w:ins w:id="676" w:author="mamad" w:date="2026-02-12T21:36:00Z">
                      <w:rPr>
                        <w:rFonts w:ascii="Cambria Math" w:hAnsi="Cambria Math" w:cs="B Nazanin"/>
                        <w:lang w:bidi="fa-IR"/>
                      </w:rPr>
                    </w:ins>
                  </m:ctrlPr>
                </m:sSubPr>
                <m:e>
                  <m:r>
                    <w:ins w:id="677" w:author="mamad" w:date="2026-02-12T21:36:00Z">
                      <w:rPr>
                        <w:rFonts w:ascii="Cambria Math" w:hAnsi="Cambria Math" w:cs="B Nazanin"/>
                        <w:lang w:bidi="fa-IR"/>
                      </w:rPr>
                      <m:t>K</m:t>
                    </w:ins>
                  </m:r>
                </m:e>
                <m:sub>
                  <m:r>
                    <w:ins w:id="678" w:author="mamad" w:date="2026-02-12T21:36:00Z">
                      <w:rPr>
                        <w:rFonts w:ascii="Cambria Math" w:hAnsi="Cambria Math" w:cs="B Nazanin"/>
                        <w:lang w:bidi="fa-IR"/>
                      </w:rPr>
                      <m:t>p</m:t>
                    </w:ins>
                  </m:r>
                </m:sub>
              </m:sSub>
              <m:r>
                <w:ins w:id="679" w:author="mamad" w:date="2026-02-12T21:36:00Z">
                  <w:rPr>
                    <w:rFonts w:ascii="Cambria Math" w:hAnsi="Cambria Math" w:cs="B Nazanin"/>
                    <w:lang w:bidi="fa-IR"/>
                  </w:rPr>
                  <m:t>s+</m:t>
                </w:ins>
              </m:r>
              <m:sSub>
                <m:sSubPr>
                  <m:ctrlPr>
                    <w:ins w:id="680" w:author="mamad" w:date="2026-02-12T21:36:00Z">
                      <w:rPr>
                        <w:rFonts w:ascii="Cambria Math" w:hAnsi="Cambria Math" w:cs="B Nazanin"/>
                        <w:lang w:bidi="fa-IR"/>
                      </w:rPr>
                    </w:ins>
                  </m:ctrlPr>
                </m:sSubPr>
                <m:e>
                  <m:r>
                    <w:ins w:id="681" w:author="mamad" w:date="2026-02-12T21:36:00Z">
                      <w:rPr>
                        <w:rFonts w:ascii="Cambria Math" w:hAnsi="Cambria Math" w:cs="B Nazanin"/>
                        <w:lang w:bidi="fa-IR"/>
                      </w:rPr>
                      <m:t>K</m:t>
                    </w:ins>
                  </m:r>
                </m:e>
                <m:sub>
                  <m:r>
                    <w:ins w:id="682" w:author="mamad" w:date="2026-02-12T21:36:00Z">
                      <w:rPr>
                        <w:rFonts w:ascii="Cambria Math" w:hAnsi="Cambria Math" w:cs="B Nazanin"/>
                        <w:lang w:bidi="fa-IR"/>
                      </w:rPr>
                      <m:t>i</m:t>
                    </w:ins>
                  </m:r>
                </m:sub>
              </m:sSub>
              <m:r>
                <w:ins w:id="683" w:author="mamad" w:date="2026-02-12T21:36:00Z">
                  <w:rPr>
                    <w:rFonts w:ascii="Cambria Math" w:hAnsi="Cambria Math" w:cs="B Nazanin"/>
                    <w:lang w:bidi="fa-IR"/>
                  </w:rPr>
                  <m:t>)</m:t>
                </w:ins>
              </m:r>
            </m:num>
            <m:den>
              <m:r>
                <w:ins w:id="684" w:author="mamad" w:date="2026-02-12T21:36:00Z">
                  <w:rPr>
                    <w:rFonts w:ascii="Cambria Math" w:hAnsi="Cambria Math" w:cs="B Nazanin"/>
                    <w:lang w:bidi="fa-IR"/>
                  </w:rPr>
                  <m:t>200</m:t>
                </w:ins>
              </m:r>
              <m:sSup>
                <m:sSupPr>
                  <m:ctrlPr>
                    <w:ins w:id="685" w:author="mamad" w:date="2026-02-12T21:36:00Z">
                      <w:rPr>
                        <w:rFonts w:ascii="Cambria Math" w:hAnsi="Cambria Math" w:cs="B Nazanin"/>
                        <w:lang w:bidi="fa-IR"/>
                      </w:rPr>
                    </w:ins>
                  </m:ctrlPr>
                </m:sSupPr>
                <m:e>
                  <m:r>
                    <w:ins w:id="686" w:author="mamad" w:date="2026-02-12T21:36:00Z">
                      <w:rPr>
                        <w:rFonts w:ascii="Cambria Math" w:hAnsi="Cambria Math" w:cs="B Nazanin"/>
                        <w:lang w:bidi="fa-IR"/>
                      </w:rPr>
                      <m:t>s</m:t>
                    </w:ins>
                  </m:r>
                </m:e>
                <m:sup>
                  <m:r>
                    <w:ins w:id="687" w:author="mamad" w:date="2026-02-12T21:36:00Z">
                      <w:rPr>
                        <w:rFonts w:ascii="Cambria Math" w:hAnsi="Cambria Math" w:cs="B Nazanin"/>
                        <w:lang w:bidi="fa-IR"/>
                      </w:rPr>
                      <m:t>2</m:t>
                    </w:ins>
                  </m:r>
                </m:sup>
              </m:sSup>
              <m:r>
                <w:ins w:id="688" w:author="mamad" w:date="2026-02-12T21:36:00Z">
                  <w:rPr>
                    <w:rFonts w:ascii="Cambria Math" w:hAnsi="Cambria Math" w:cs="B Nazanin"/>
                    <w:lang w:bidi="fa-IR"/>
                  </w:rPr>
                  <m:t>+(1+20</m:t>
                </w:ins>
              </m:r>
              <m:sSub>
                <m:sSubPr>
                  <m:ctrlPr>
                    <w:ins w:id="689" w:author="mamad" w:date="2026-02-12T21:36:00Z">
                      <w:rPr>
                        <w:rFonts w:ascii="Cambria Math" w:hAnsi="Cambria Math" w:cs="B Nazanin"/>
                        <w:lang w:bidi="fa-IR"/>
                      </w:rPr>
                    </w:ins>
                  </m:ctrlPr>
                </m:sSubPr>
                <m:e>
                  <m:r>
                    <w:ins w:id="690" w:author="mamad" w:date="2026-02-12T21:36:00Z">
                      <w:rPr>
                        <w:rFonts w:ascii="Cambria Math" w:hAnsi="Cambria Math" w:cs="B Nazanin"/>
                        <w:lang w:bidi="fa-IR"/>
                      </w:rPr>
                      <m:t>K</m:t>
                    </w:ins>
                  </m:r>
                </m:e>
                <m:sub>
                  <m:r>
                    <w:ins w:id="691" w:author="mamad" w:date="2026-02-12T21:36:00Z">
                      <w:rPr>
                        <w:rFonts w:ascii="Cambria Math" w:hAnsi="Cambria Math" w:cs="B Nazanin"/>
                        <w:lang w:bidi="fa-IR"/>
                      </w:rPr>
                      <m:t>p</m:t>
                    </w:ins>
                  </m:r>
                </m:sub>
              </m:sSub>
              <m:r>
                <w:ins w:id="692" w:author="mamad" w:date="2026-02-12T21:36:00Z">
                  <w:rPr>
                    <w:rFonts w:ascii="Cambria Math" w:hAnsi="Cambria Math" w:cs="B Nazanin"/>
                    <w:lang w:bidi="fa-IR"/>
                  </w:rPr>
                  <m:t>)s+20</m:t>
                </w:ins>
              </m:r>
              <m:sSub>
                <m:sSubPr>
                  <m:ctrlPr>
                    <w:ins w:id="693" w:author="mamad" w:date="2026-02-12T21:36:00Z">
                      <w:rPr>
                        <w:rFonts w:ascii="Cambria Math" w:hAnsi="Cambria Math" w:cs="B Nazanin"/>
                        <w:lang w:bidi="fa-IR"/>
                      </w:rPr>
                    </w:ins>
                  </m:ctrlPr>
                </m:sSubPr>
                <m:e>
                  <m:r>
                    <w:ins w:id="694" w:author="mamad" w:date="2026-02-12T21:36:00Z">
                      <w:rPr>
                        <w:rFonts w:ascii="Cambria Math" w:hAnsi="Cambria Math" w:cs="B Nazanin"/>
                        <w:lang w:bidi="fa-IR"/>
                      </w:rPr>
                      <m:t>K</m:t>
                    </w:ins>
                  </m:r>
                </m:e>
                <m:sub>
                  <m:r>
                    <w:ins w:id="695" w:author="mamad" w:date="2026-02-12T21:36:00Z">
                      <w:rPr>
                        <w:rFonts w:ascii="Cambria Math" w:hAnsi="Cambria Math" w:cs="B Nazanin"/>
                        <w:lang w:bidi="fa-IR"/>
                      </w:rPr>
                      <m:t>i</m:t>
                    </w:ins>
                  </m:r>
                </m:sub>
              </m:sSub>
            </m:den>
          </m:f>
          <m:r>
            <w:ins w:id="696" w:author="mamad" w:date="2026-02-12T21:36:00Z">
              <m:rPr>
                <m:sty m:val="p"/>
              </m:rPr>
              <w:rPr>
                <w:rFonts w:ascii="Cambria Math" w:hAnsi="Cambria Math" w:cs="B Nazanin"/>
                <w:lang w:bidi="fa-IR"/>
              </w:rPr>
              <w:br/>
            </w:ins>
          </m:r>
        </m:oMath>
      </m:oMathPara>
    </w:p>
    <w:p w14:paraId="7AFBA3C1" w14:textId="22C59298" w:rsidR="0009473F" w:rsidRPr="00307ED9" w:rsidRDefault="0009473F" w:rsidP="0009473F">
      <w:pPr>
        <w:bidi/>
        <w:rPr>
          <w:ins w:id="697" w:author="mamad" w:date="2026-02-12T21:36:00Z"/>
          <w:rFonts w:cs="B Nazanin"/>
          <w:lang w:bidi="fa-IR"/>
        </w:rPr>
      </w:pPr>
      <w:ins w:id="698" w:author="mamad" w:date="2026-02-12T21:36:00Z">
        <w:r w:rsidRPr="00307ED9">
          <w:rPr>
            <w:rFonts w:cs="B Nazanin"/>
            <w:rtl/>
          </w:rPr>
          <w:t>این تابع تبدیل دارای یک صفر در</w:t>
        </w:r>
        <w:r w:rsidRPr="00307ED9">
          <w:rPr>
            <w:rFonts w:ascii="Cambria" w:hAnsi="Cambria" w:cs="Cambria" w:hint="cs"/>
            <w:rtl/>
          </w:rPr>
          <w:t> </w:t>
        </w:r>
      </w:ins>
      <m:oMath>
        <m:r>
          <w:ins w:id="699" w:author="mamad" w:date="2026-02-12T21:36:00Z">
            <w:rPr>
              <w:rFonts w:ascii="Cambria Math" w:hAnsi="Cambria Math" w:cs="B Nazanin"/>
              <w:lang w:bidi="fa-IR"/>
            </w:rPr>
            <m:t>s=-</m:t>
          </w:ins>
        </m:r>
        <m:f>
          <m:fPr>
            <m:ctrlPr>
              <w:ins w:id="700" w:author="mamad" w:date="2026-02-12T21:36:00Z">
                <w:rPr>
                  <w:rFonts w:ascii="Cambria Math" w:hAnsi="Cambria Math" w:cs="B Nazanin"/>
                  <w:lang w:bidi="fa-IR"/>
                </w:rPr>
              </w:ins>
            </m:ctrlPr>
          </m:fPr>
          <m:num>
            <m:sSub>
              <m:sSubPr>
                <m:ctrlPr>
                  <w:ins w:id="701" w:author="mamad" w:date="2026-02-12T21:36:00Z">
                    <w:rPr>
                      <w:rFonts w:ascii="Cambria Math" w:hAnsi="Cambria Math" w:cs="B Nazanin"/>
                      <w:lang w:bidi="fa-IR"/>
                    </w:rPr>
                  </w:ins>
                </m:ctrlPr>
              </m:sSubPr>
              <m:e>
                <m:r>
                  <w:ins w:id="702" w:author="mamad" w:date="2026-02-12T21:36:00Z">
                    <w:rPr>
                      <w:rFonts w:ascii="Cambria Math" w:hAnsi="Cambria Math" w:cs="B Nazanin"/>
                      <w:lang w:bidi="fa-IR"/>
                    </w:rPr>
                    <m:t>K</m:t>
                  </w:ins>
                </m:r>
              </m:e>
              <m:sub>
                <m:r>
                  <w:ins w:id="703" w:author="mamad" w:date="2026-02-12T21:36:00Z">
                    <w:rPr>
                      <w:rFonts w:ascii="Cambria Math" w:hAnsi="Cambria Math" w:cs="B Nazanin"/>
                      <w:lang w:bidi="fa-IR"/>
                    </w:rPr>
                    <m:t>i</m:t>
                  </w:ins>
                </m:r>
              </m:sub>
            </m:sSub>
          </m:num>
          <m:den>
            <m:sSub>
              <m:sSubPr>
                <m:ctrlPr>
                  <w:ins w:id="704" w:author="mamad" w:date="2026-02-12T21:36:00Z">
                    <w:rPr>
                      <w:rFonts w:ascii="Cambria Math" w:hAnsi="Cambria Math" w:cs="B Nazanin"/>
                      <w:lang w:bidi="fa-IR"/>
                    </w:rPr>
                  </w:ins>
                </m:ctrlPr>
              </m:sSubPr>
              <m:e>
                <m:r>
                  <w:ins w:id="705" w:author="mamad" w:date="2026-02-12T21:36:00Z">
                    <w:rPr>
                      <w:rFonts w:ascii="Cambria Math" w:hAnsi="Cambria Math" w:cs="B Nazanin"/>
                      <w:lang w:bidi="fa-IR"/>
                    </w:rPr>
                    <m:t>K</m:t>
                  </w:ins>
                </m:r>
              </m:e>
              <m:sub>
                <m:r>
                  <w:ins w:id="706" w:author="mamad" w:date="2026-02-12T21:36:00Z">
                    <w:rPr>
                      <w:rFonts w:ascii="Cambria Math" w:hAnsi="Cambria Math" w:cs="B Nazanin"/>
                      <w:lang w:bidi="fa-IR"/>
                    </w:rPr>
                    <m:t>p</m:t>
                  </w:ins>
                </m:r>
              </m:sub>
            </m:sSub>
          </m:den>
        </m:f>
      </m:oMath>
      <w:ins w:id="707" w:author="mamad" w:date="2026-02-12T21:36:00Z">
        <w:r w:rsidRPr="00307ED9">
          <w:rPr>
            <w:rFonts w:cs="B Nazanin"/>
            <w:lang w:bidi="fa-IR"/>
          </w:rPr>
          <w:t> </w:t>
        </w:r>
        <w:r w:rsidRPr="00307ED9">
          <w:rPr>
            <w:rFonts w:cs="B Nazanin"/>
            <w:rtl/>
          </w:rPr>
          <w:t>است که اثر آن در پاسخ فرکانسی و زمانی غیرقابل چشم‌پوشی است</w:t>
        </w:r>
        <w:r w:rsidRPr="00307ED9">
          <w:rPr>
            <w:rFonts w:cs="B Nazanin"/>
            <w:lang w:bidi="fa-IR"/>
          </w:rPr>
          <w:t>.</w:t>
        </w:r>
      </w:ins>
    </w:p>
    <w:p w14:paraId="22C627BD" w14:textId="0AE832AA" w:rsidR="0009473F" w:rsidRPr="00307ED9" w:rsidRDefault="0009473F" w:rsidP="000174FC">
      <w:pPr>
        <w:pStyle w:val="Heading3"/>
        <w:bidi/>
        <w:rPr>
          <w:ins w:id="708" w:author="mamad" w:date="2026-02-12T21:36:00Z"/>
          <w:lang w:bidi="fa-IR"/>
        </w:rPr>
      </w:pPr>
      <w:bookmarkStart w:id="709" w:name="_Toc221808027"/>
      <w:ins w:id="710" w:author="mamad" w:date="2026-02-12T21:36:00Z">
        <w:r w:rsidRPr="00307ED9">
          <w:rPr>
            <w:rtl/>
          </w:rPr>
          <w:t>بهینه‌سازی بازگشتی پارامترها</w:t>
        </w:r>
        <w:bookmarkEnd w:id="709"/>
      </w:ins>
    </w:p>
    <w:p w14:paraId="44283BC3" w14:textId="0C306FF0" w:rsidR="0009473F" w:rsidRPr="00307ED9" w:rsidRDefault="0009473F" w:rsidP="00091B3A">
      <w:pPr>
        <w:bidi/>
        <w:jc w:val="both"/>
        <w:rPr>
          <w:ins w:id="711" w:author="mamad" w:date="2026-02-12T21:36:00Z"/>
          <w:rFonts w:cs="B Nazanin"/>
          <w:lang w:bidi="fa-IR"/>
        </w:rPr>
      </w:pPr>
      <w:ins w:id="712" w:author="mamad" w:date="2026-02-12T21:36:00Z">
        <w:r w:rsidRPr="00307ED9">
          <w:rPr>
            <w:rFonts w:cs="B Nazanin"/>
            <w:rtl/>
          </w:rPr>
          <w:t>در محاسبات اولیه با انتخاب</w:t>
        </w:r>
        <w:r w:rsidRPr="00307ED9">
          <w:rPr>
            <w:rFonts w:ascii="Cambria" w:hAnsi="Cambria" w:cs="Cambria" w:hint="cs"/>
            <w:rtl/>
          </w:rPr>
          <w:t> </w:t>
        </w:r>
      </w:ins>
      <m:oMath>
        <m:sSub>
          <m:sSubPr>
            <m:ctrlPr>
              <w:ins w:id="713" w:author="mamad" w:date="2026-02-12T21:36:00Z">
                <w:rPr>
                  <w:rFonts w:ascii="Cambria Math" w:hAnsi="Cambria Math" w:cs="B Nazanin"/>
                  <w:lang w:bidi="fa-IR"/>
                </w:rPr>
              </w:ins>
            </m:ctrlPr>
          </m:sSubPr>
          <m:e>
            <m:r>
              <w:ins w:id="714" w:author="mamad" w:date="2026-02-12T21:36:00Z">
                <w:rPr>
                  <w:rFonts w:ascii="Cambria Math" w:hAnsi="Cambria Math" w:cs="B Nazanin"/>
                  <w:lang w:bidi="fa-IR"/>
                </w:rPr>
                <m:t>K</m:t>
              </w:ins>
            </m:r>
          </m:e>
          <m:sub>
            <m:r>
              <w:ins w:id="715" w:author="mamad" w:date="2026-02-12T21:36:00Z">
                <w:rPr>
                  <w:rFonts w:ascii="Cambria Math" w:hAnsi="Cambria Math" w:cs="B Nazanin"/>
                  <w:lang w:bidi="fa-IR"/>
                </w:rPr>
                <m:t>i</m:t>
              </w:ins>
            </m:r>
          </m:sub>
        </m:sSub>
        <m:r>
          <w:ins w:id="716" w:author="mamad" w:date="2026-02-12T21:36:00Z">
            <w:rPr>
              <w:rFonts w:ascii="Cambria Math" w:hAnsi="Cambria Math" w:cs="B Nazanin"/>
              <w:lang w:bidi="fa-IR"/>
            </w:rPr>
            <m:t>=40</m:t>
          </w:ins>
        </m:r>
      </m:oMath>
      <w:ins w:id="717" w:author="mamad" w:date="2026-02-12T21:36:00Z">
        <w:r w:rsidRPr="00307ED9">
          <w:rPr>
            <w:rFonts w:cs="B Nazanin"/>
            <w:lang w:bidi="fa-IR"/>
          </w:rPr>
          <w:t> </w:t>
        </w:r>
        <w:r w:rsidRPr="00307ED9">
          <w:rPr>
            <w:rFonts w:cs="B Nazanin"/>
            <w:rtl/>
          </w:rPr>
          <w:t xml:space="preserve">(بزرگتر از مقدار تئوریک)، فراجهش سیستم به حدود </w:t>
        </w:r>
        <w:r w:rsidRPr="00307ED9">
          <w:rPr>
            <w:rFonts w:cs="B Nazanin"/>
            <w:rtl/>
            <w:lang w:bidi="fa-IR"/>
          </w:rPr>
          <w:t>۳۰</w:t>
        </w:r>
        <w:r w:rsidRPr="00307ED9">
          <w:rPr>
            <w:rFonts w:ascii="Times New Roman" w:hAnsi="Times New Roman" w:cs="Times New Roman" w:hint="cs"/>
            <w:rtl/>
            <w:lang w:bidi="fa-IR"/>
          </w:rPr>
          <w:t>٪</w:t>
        </w:r>
        <w:r w:rsidRPr="00307ED9">
          <w:rPr>
            <w:rFonts w:cs="B Nazanin"/>
            <w:rtl/>
          </w:rPr>
          <w:t xml:space="preserve"> رسید که خارج از محدوده مجاز پروژه (</w:t>
        </w:r>
        <w:r w:rsidRPr="00307ED9">
          <w:rPr>
            <w:rFonts w:cs="B Nazanin"/>
            <w:rtl/>
            <w:lang w:bidi="fa-IR"/>
          </w:rPr>
          <w:t>۱۰</w:t>
        </w:r>
        <w:r w:rsidRPr="00307ED9">
          <w:rPr>
            <w:rFonts w:cs="B Nazanin"/>
            <w:rtl/>
          </w:rPr>
          <w:t xml:space="preserve"> تا </w:t>
        </w:r>
        <w:r w:rsidRPr="00307ED9">
          <w:rPr>
            <w:rFonts w:cs="B Nazanin"/>
            <w:rtl/>
            <w:lang w:bidi="fa-IR"/>
          </w:rPr>
          <w:t>۲۰</w:t>
        </w:r>
        <w:r w:rsidRPr="00307ED9">
          <w:rPr>
            <w:rFonts w:ascii="Times New Roman" w:hAnsi="Times New Roman" w:cs="Times New Roman" w:hint="cs"/>
            <w:rtl/>
            <w:lang w:bidi="fa-IR"/>
          </w:rPr>
          <w:t>٪</w:t>
        </w:r>
        <w:r w:rsidRPr="00307ED9">
          <w:rPr>
            <w:rFonts w:cs="B Nazanin"/>
            <w:rtl/>
            <w:lang w:bidi="fa-IR"/>
          </w:rPr>
          <w:t xml:space="preserve">) </w:t>
        </w:r>
        <w:r w:rsidRPr="00307ED9">
          <w:rPr>
            <w:rFonts w:cs="B Nazanin"/>
            <w:rtl/>
          </w:rPr>
          <w:t>بود</w:t>
        </w:r>
        <w:r w:rsidRPr="00307ED9">
          <w:rPr>
            <w:rFonts w:cs="B Nazanin"/>
            <w:lang w:bidi="fa-IR"/>
          </w:rPr>
          <w:t>.</w:t>
        </w:r>
      </w:ins>
      <w:r w:rsidR="00091B3A">
        <w:rPr>
          <w:rFonts w:cs="B Nazanin" w:hint="cs"/>
          <w:rtl/>
          <w:lang w:bidi="fa-IR"/>
        </w:rPr>
        <w:t xml:space="preserve"> </w:t>
      </w:r>
      <w:ins w:id="718" w:author="mamad" w:date="2026-02-12T21:36:00Z">
        <w:r w:rsidRPr="00307ED9">
          <w:rPr>
            <w:rFonts w:cs="B Nazanin"/>
            <w:rtl/>
          </w:rPr>
          <w:t>برای مهار اثر صفر و کاهش فراجهش، مقدار</w:t>
        </w:r>
        <w:r w:rsidRPr="00307ED9">
          <w:rPr>
            <w:rFonts w:ascii="Cambria" w:hAnsi="Cambria" w:cs="Cambria" w:hint="cs"/>
            <w:rtl/>
          </w:rPr>
          <w:t> </w:t>
        </w:r>
      </w:ins>
      <m:oMath>
        <m:sSub>
          <m:sSubPr>
            <m:ctrlPr>
              <w:ins w:id="719" w:author="mamad" w:date="2026-02-12T21:36:00Z">
                <w:rPr>
                  <w:rFonts w:ascii="Cambria Math" w:hAnsi="Cambria Math" w:cs="B Nazanin"/>
                  <w:lang w:bidi="fa-IR"/>
                </w:rPr>
              </w:ins>
            </m:ctrlPr>
          </m:sSubPr>
          <m:e>
            <m:r>
              <w:ins w:id="720" w:author="mamad" w:date="2026-02-12T21:36:00Z">
                <w:rPr>
                  <w:rFonts w:ascii="Cambria Math" w:hAnsi="Cambria Math" w:cs="B Nazanin"/>
                  <w:lang w:bidi="fa-IR"/>
                </w:rPr>
                <m:t>K</m:t>
              </w:ins>
            </m:r>
          </m:e>
          <m:sub>
            <m:r>
              <w:ins w:id="721" w:author="mamad" w:date="2026-02-12T21:36:00Z">
                <w:rPr>
                  <w:rFonts w:ascii="Cambria Math" w:hAnsi="Cambria Math" w:cs="B Nazanin"/>
                  <w:lang w:bidi="fa-IR"/>
                </w:rPr>
                <m:t>i</m:t>
              </w:ins>
            </m:r>
          </m:sub>
        </m:sSub>
      </m:oMath>
      <w:ins w:id="722" w:author="mamad" w:date="2026-02-12T21:36:00Z">
        <w:r w:rsidRPr="00307ED9">
          <w:rPr>
            <w:rFonts w:cs="B Nazanin"/>
            <w:lang w:bidi="fa-IR"/>
          </w:rPr>
          <w:t> </w:t>
        </w:r>
        <w:r w:rsidRPr="00307ED9">
          <w:rPr>
            <w:rFonts w:cs="B Nazanin"/>
            <w:rtl/>
          </w:rPr>
          <w:t>به‌صورت بازگشتی کاهش داده شد تا میرایی مؤثر سیستم افزایش یابد</w:t>
        </w:r>
        <w:r w:rsidRPr="00307ED9">
          <w:rPr>
            <w:rFonts w:cs="B Nazanin"/>
            <w:lang w:bidi="fa-IR"/>
          </w:rPr>
          <w:t>.</w:t>
        </w:r>
      </w:ins>
    </w:p>
    <w:p w14:paraId="568983ED" w14:textId="77777777" w:rsidR="0009473F" w:rsidRPr="00307ED9" w:rsidRDefault="0009473F" w:rsidP="00091B3A">
      <w:pPr>
        <w:bidi/>
        <w:jc w:val="both"/>
        <w:rPr>
          <w:ins w:id="723" w:author="mamad" w:date="2026-02-12T21:36:00Z"/>
          <w:rFonts w:cs="B Nazanin"/>
          <w:lang w:bidi="fa-IR"/>
        </w:rPr>
      </w:pPr>
      <w:ins w:id="724" w:author="mamad" w:date="2026-02-12T21:36:00Z">
        <w:r w:rsidRPr="00307ED9">
          <w:rPr>
            <w:rFonts w:cs="B Nazanin"/>
            <w:rtl/>
          </w:rPr>
          <w:t>پس از چندین</w:t>
        </w:r>
        <w:r w:rsidRPr="00307ED9">
          <w:rPr>
            <w:rFonts w:cs="B Nazanin"/>
            <w:lang w:bidi="fa-IR"/>
          </w:rPr>
          <w:t xml:space="preserve"> iteration</w:t>
        </w:r>
        <w:r w:rsidRPr="00307ED9">
          <w:rPr>
            <w:rFonts w:cs="B Nazanin"/>
            <w:rtl/>
          </w:rPr>
          <w:t>، مقادیر بهینه زیر انتخاب گردید</w:t>
        </w:r>
        <w:r w:rsidRPr="00307ED9">
          <w:rPr>
            <w:rFonts w:cs="B Nazanin"/>
            <w:lang w:bidi="fa-IR"/>
          </w:rPr>
          <w:t>:</w:t>
        </w:r>
      </w:ins>
    </w:p>
    <w:p w14:paraId="7496FE00" w14:textId="5A5D90AE" w:rsidR="0009473F" w:rsidRPr="00307ED9" w:rsidRDefault="00000000" w:rsidP="0009473F">
      <w:pPr>
        <w:bidi/>
        <w:rPr>
          <w:ins w:id="725" w:author="mamad" w:date="2026-02-12T21:36:00Z"/>
          <w:rFonts w:cs="B Nazanin"/>
          <w:lang w:bidi="fa-IR"/>
        </w:rPr>
      </w:pPr>
      <m:oMathPara>
        <m:oMath>
          <m:sSub>
            <m:sSubPr>
              <m:ctrlPr>
                <w:ins w:id="726" w:author="mamad" w:date="2026-02-12T21:36:00Z">
                  <w:rPr>
                    <w:rFonts w:ascii="Cambria Math" w:hAnsi="Cambria Math" w:cs="B Nazanin"/>
                    <w:lang w:bidi="fa-IR"/>
                  </w:rPr>
                </w:ins>
              </m:ctrlPr>
            </m:sSubPr>
            <m:e>
              <m:r>
                <w:ins w:id="727" w:author="mamad" w:date="2026-02-12T21:36:00Z">
                  <w:rPr>
                    <w:rFonts w:ascii="Cambria Math" w:hAnsi="Cambria Math" w:cs="B Nazanin"/>
                    <w:lang w:bidi="fa-IR"/>
                  </w:rPr>
                  <m:t>K</m:t>
                </w:ins>
              </m:r>
            </m:e>
            <m:sub>
              <m:r>
                <w:ins w:id="728" w:author="mamad" w:date="2026-02-12T21:36:00Z">
                  <w:rPr>
                    <w:rFonts w:ascii="Cambria Math" w:hAnsi="Cambria Math" w:cs="B Nazanin"/>
                    <w:lang w:bidi="fa-IR"/>
                  </w:rPr>
                  <m:t>p</m:t>
                </w:ins>
              </m:r>
            </m:sub>
          </m:sSub>
          <m:r>
            <w:ins w:id="729" w:author="mamad" w:date="2026-02-12T21:36:00Z">
              <w:rPr>
                <w:rFonts w:ascii="Cambria Math" w:hAnsi="Cambria Math" w:cs="B Nazanin"/>
                <w:lang w:bidi="fa-IR"/>
              </w:rPr>
              <m:t>=20,</m:t>
            </w:ins>
          </m:r>
          <m:sSub>
            <m:sSubPr>
              <m:ctrlPr>
                <w:ins w:id="730" w:author="mamad" w:date="2026-02-12T21:36:00Z">
                  <w:rPr>
                    <w:rFonts w:ascii="Cambria Math" w:hAnsi="Cambria Math" w:cs="B Nazanin"/>
                    <w:lang w:bidi="fa-IR"/>
                  </w:rPr>
                </w:ins>
              </m:ctrlPr>
            </m:sSubPr>
            <m:e>
              <m:r>
                <w:ins w:id="731" w:author="mamad" w:date="2026-02-12T21:36:00Z">
                  <w:rPr>
                    <w:rFonts w:ascii="Cambria Math" w:hAnsi="Cambria Math" w:cs="B Nazanin"/>
                    <w:lang w:bidi="fa-IR"/>
                  </w:rPr>
                  <m:t>K</m:t>
                </w:ins>
              </m:r>
            </m:e>
            <m:sub>
              <m:r>
                <w:ins w:id="732" w:author="mamad" w:date="2026-02-12T21:36:00Z">
                  <w:rPr>
                    <w:rFonts w:ascii="Cambria Math" w:hAnsi="Cambria Math" w:cs="B Nazanin"/>
                    <w:lang w:bidi="fa-IR"/>
                  </w:rPr>
                  <m:t>i</m:t>
                </w:ins>
              </m:r>
            </m:sub>
          </m:sSub>
          <m:r>
            <w:ins w:id="733" w:author="mamad" w:date="2026-02-12T21:36:00Z">
              <w:rPr>
                <w:rFonts w:ascii="Cambria Math" w:hAnsi="Cambria Math" w:cs="B Nazanin"/>
                <w:lang w:bidi="fa-IR"/>
              </w:rPr>
              <m:t>=18.5</m:t>
            </w:ins>
          </m:r>
        </m:oMath>
      </m:oMathPara>
    </w:p>
    <w:p w14:paraId="5F9B3D36" w14:textId="4BD916A8" w:rsidR="0009473F" w:rsidRPr="00307ED9" w:rsidRDefault="0009473F" w:rsidP="000174FC">
      <w:pPr>
        <w:pStyle w:val="Heading3"/>
        <w:bidi/>
        <w:rPr>
          <w:ins w:id="734" w:author="mamad" w:date="2026-02-12T21:36:00Z"/>
          <w:lang w:bidi="fa-IR"/>
        </w:rPr>
      </w:pPr>
      <w:bookmarkStart w:id="735" w:name="_Toc221808028"/>
      <w:ins w:id="736" w:author="mamad" w:date="2026-02-12T21:36:00Z">
        <w:r w:rsidRPr="00307ED9">
          <w:rPr>
            <w:rtl/>
          </w:rPr>
          <w:t>نتایج شبیه‌سازی با پارامترهای نهایی</w:t>
        </w:r>
        <w:bookmarkEnd w:id="735"/>
      </w:ins>
    </w:p>
    <w:p w14:paraId="61881A28" w14:textId="77777777" w:rsidR="0009473F" w:rsidRPr="00307ED9" w:rsidRDefault="0009473F" w:rsidP="0009473F">
      <w:pPr>
        <w:bidi/>
        <w:rPr>
          <w:ins w:id="737" w:author="mamad" w:date="2026-02-12T21:36:00Z"/>
          <w:rFonts w:cs="B Nazanin"/>
          <w:lang w:bidi="fa-IR"/>
        </w:rPr>
      </w:pPr>
      <w:ins w:id="738" w:author="mamad" w:date="2026-02-12T21:36:00Z">
        <w:r w:rsidRPr="00307ED9">
          <w:rPr>
            <w:rFonts w:cs="B Nazanin"/>
            <w:rtl/>
          </w:rPr>
          <w:t>با اعمال ضرایب فوق، عملکرد سیستم حلقه‌بسته به شرح زیر حاصل شد</w:t>
        </w:r>
        <w:r w:rsidRPr="00307ED9">
          <w:rPr>
            <w:rFonts w:cs="B Nazanin"/>
            <w:lang w:bidi="fa-IR"/>
          </w:rPr>
          <w:t>:</w:t>
        </w:r>
      </w:ins>
    </w:p>
    <w:p w14:paraId="3D604CB2" w14:textId="7FD6466C" w:rsidR="0009473F" w:rsidRPr="00307ED9" w:rsidRDefault="0009473F" w:rsidP="00091B3A">
      <w:pPr>
        <w:bidi/>
        <w:ind w:left="4"/>
        <w:rPr>
          <w:ins w:id="739" w:author="mamad" w:date="2026-02-12T21:36:00Z"/>
          <w:rFonts w:cs="B Nazanin"/>
          <w:lang w:bidi="fa-IR"/>
        </w:rPr>
      </w:pPr>
      <w:ins w:id="740" w:author="mamad" w:date="2026-02-12T21:36:00Z">
        <w:r w:rsidRPr="00307ED9">
          <w:rPr>
            <w:rFonts w:cs="B Nazanin"/>
            <w:b/>
            <w:bCs/>
            <w:rtl/>
          </w:rPr>
          <w:t>فراجهش</w:t>
        </w:r>
      </w:ins>
      <w:r w:rsidR="00091B3A">
        <w:rPr>
          <w:rFonts w:cs="B Nazanin" w:hint="cs"/>
          <w:b/>
          <w:bCs/>
          <w:rtl/>
        </w:rPr>
        <w:t xml:space="preserve">: </w:t>
      </w:r>
      <m:oMath>
        <m:r>
          <w:ins w:id="741" w:author="mamad" w:date="2026-02-12T21:36:00Z">
            <w:rPr>
              <w:rFonts w:ascii="Cambria Math" w:hAnsi="Cambria Math" w:cs="B Nazanin"/>
              <w:lang w:bidi="fa-IR"/>
            </w:rPr>
            <m:t>19.7</m:t>
          </w:ins>
        </m:r>
        <m:r>
          <w:ins w:id="742" w:author="mamad" w:date="2026-02-12T21:36:00Z">
            <m:rPr>
              <m:sty m:val="p"/>
            </m:rPr>
            <w:rPr>
              <w:rFonts w:ascii="Cambria Math" w:hAnsi="Cambria Math" w:cs="B Nazanin"/>
              <w:lang w:bidi="fa-IR"/>
            </w:rPr>
            <m:t>%</m:t>
          </w:ins>
        </m:r>
      </m:oMath>
      <w:ins w:id="743" w:author="mamad" w:date="2026-02-12T21:36:00Z">
        <w:r w:rsidRPr="00307ED9">
          <w:rPr>
            <w:rFonts w:cs="B Nazanin"/>
            <w:lang w:bidi="fa-IR"/>
          </w:rPr>
          <w:t xml:space="preserve">  </w:t>
        </w:r>
        <w:r w:rsidRPr="00307ED9">
          <w:rPr>
            <w:rFonts w:cs="B Nazanin"/>
            <w:rtl/>
          </w:rPr>
          <w:t xml:space="preserve">مطابق بازه </w:t>
        </w:r>
        <w:r w:rsidRPr="00307ED9">
          <w:rPr>
            <w:rFonts w:cs="B Nazanin"/>
            <w:rtl/>
            <w:lang w:bidi="fa-IR"/>
          </w:rPr>
          <w:t>۱۰</w:t>
        </w:r>
        <w:r w:rsidRPr="00307ED9">
          <w:rPr>
            <w:rFonts w:cs="B Nazanin"/>
            <w:rtl/>
          </w:rPr>
          <w:t xml:space="preserve"> تا </w:t>
        </w:r>
        <w:r w:rsidRPr="00307ED9">
          <w:rPr>
            <w:rFonts w:cs="B Nazanin"/>
            <w:rtl/>
            <w:lang w:bidi="fa-IR"/>
          </w:rPr>
          <w:t>۲۰</w:t>
        </w:r>
        <w:r w:rsidRPr="00307ED9">
          <w:rPr>
            <w:rFonts w:cs="B Nazanin"/>
            <w:rtl/>
          </w:rPr>
          <w:t xml:space="preserve"> درصد</w:t>
        </w:r>
      </w:ins>
      <w:r w:rsidR="00091B3A">
        <w:rPr>
          <w:rFonts w:cs="B Nazanin" w:hint="cs"/>
          <w:rtl/>
          <w:lang w:bidi="fa-IR"/>
        </w:rPr>
        <w:t xml:space="preserve"> است.</w:t>
      </w:r>
    </w:p>
    <w:p w14:paraId="326B0C2D" w14:textId="6E9FBCEE" w:rsidR="0009473F" w:rsidRPr="00307ED9" w:rsidRDefault="0009473F" w:rsidP="00091B3A">
      <w:pPr>
        <w:bidi/>
        <w:ind w:left="4"/>
        <w:rPr>
          <w:ins w:id="744" w:author="mamad" w:date="2026-02-12T21:36:00Z"/>
          <w:rFonts w:cs="B Nazanin"/>
          <w:lang w:bidi="fa-IR"/>
        </w:rPr>
      </w:pPr>
      <w:ins w:id="745" w:author="mamad" w:date="2026-02-12T21:36:00Z">
        <w:r w:rsidRPr="00307ED9">
          <w:rPr>
            <w:rFonts w:cs="B Nazanin"/>
            <w:b/>
            <w:bCs/>
            <w:rtl/>
          </w:rPr>
          <w:t>زمان نشست</w:t>
        </w:r>
      </w:ins>
      <w:r w:rsidR="00091B3A">
        <w:rPr>
          <w:rFonts w:cs="B Nazanin" w:hint="cs"/>
          <w:b/>
          <w:bCs/>
          <w:rtl/>
        </w:rPr>
        <w:t xml:space="preserve">: </w:t>
      </w:r>
      <m:oMath>
        <m:r>
          <w:ins w:id="746" w:author="mamad" w:date="2026-02-12T21:36:00Z">
            <w:rPr>
              <w:rFonts w:ascii="Cambria Math" w:hAnsi="Cambria Math" w:cs="B Nazanin"/>
              <w:lang w:bidi="fa-IR"/>
            </w:rPr>
            <m:t>3.6</m:t>
          </w:ins>
        </m:r>
      </m:oMath>
      <w:ins w:id="747" w:author="mamad" w:date="2026-02-12T21:36:00Z">
        <w:r w:rsidRPr="00307ED9">
          <w:rPr>
            <w:rFonts w:cs="B Nazanin"/>
            <w:lang w:bidi="fa-IR"/>
          </w:rPr>
          <w:t> </w:t>
        </w:r>
        <w:r w:rsidRPr="00307ED9">
          <w:rPr>
            <w:rFonts w:cs="B Nazanin"/>
            <w:rtl/>
          </w:rPr>
          <w:t xml:space="preserve">ثانیه </w:t>
        </w:r>
        <w:r w:rsidRPr="00307ED9">
          <w:rPr>
            <w:rFonts w:ascii="Arial" w:hAnsi="Arial" w:cs="B Nazanin" w:hint="cs"/>
            <w:rtl/>
          </w:rPr>
          <w:t>کمتر</w:t>
        </w:r>
        <w:r w:rsidRPr="00307ED9">
          <w:rPr>
            <w:rFonts w:cs="B Nazanin"/>
            <w:rtl/>
          </w:rPr>
          <w:t xml:space="preserve"> </w:t>
        </w:r>
        <w:r w:rsidRPr="00307ED9">
          <w:rPr>
            <w:rFonts w:ascii="Arial" w:hAnsi="Arial" w:cs="B Nazanin" w:hint="cs"/>
            <w:rtl/>
          </w:rPr>
          <w:t>از</w:t>
        </w:r>
        <w:r w:rsidRPr="00307ED9">
          <w:rPr>
            <w:rFonts w:cs="B Nazanin"/>
            <w:rtl/>
          </w:rPr>
          <w:t xml:space="preserve"> </w:t>
        </w:r>
        <w:r w:rsidRPr="00307ED9">
          <w:rPr>
            <w:rFonts w:cs="B Nazanin"/>
            <w:rtl/>
            <w:lang w:bidi="fa-IR"/>
          </w:rPr>
          <w:t>۵</w:t>
        </w:r>
        <w:r w:rsidRPr="00307ED9">
          <w:rPr>
            <w:rFonts w:cs="B Nazanin"/>
            <w:rtl/>
          </w:rPr>
          <w:t xml:space="preserve"> ثانیه</w:t>
        </w:r>
      </w:ins>
      <w:r w:rsidR="00091B3A">
        <w:rPr>
          <w:rFonts w:cs="B Nazanin" w:hint="cs"/>
          <w:rtl/>
        </w:rPr>
        <w:t xml:space="preserve"> است.</w:t>
      </w:r>
    </w:p>
    <w:p w14:paraId="4FBEE713" w14:textId="181227AF" w:rsidR="0009473F" w:rsidRPr="00307ED9" w:rsidRDefault="0009473F" w:rsidP="00091B3A">
      <w:pPr>
        <w:bidi/>
        <w:ind w:left="4"/>
        <w:rPr>
          <w:ins w:id="748" w:author="mamad" w:date="2026-02-12T21:36:00Z"/>
          <w:rFonts w:cs="B Nazanin"/>
        </w:rPr>
      </w:pPr>
      <w:ins w:id="749" w:author="mamad" w:date="2026-02-12T21:36:00Z">
        <w:r w:rsidRPr="00307ED9">
          <w:rPr>
            <w:rFonts w:cs="B Nazanin"/>
            <w:b/>
            <w:bCs/>
            <w:rtl/>
          </w:rPr>
          <w:t>خطای حالت ماندگار</w:t>
        </w:r>
      </w:ins>
      <w:r w:rsidR="00091B3A">
        <w:rPr>
          <w:rFonts w:cs="B Nazanin" w:hint="cs"/>
          <w:b/>
          <w:bCs/>
          <w:rtl/>
        </w:rPr>
        <w:t>:</w:t>
      </w:r>
      <w:ins w:id="750" w:author="mamad" w:date="2026-02-12T21:36:00Z">
        <w:r w:rsidRPr="00307ED9">
          <w:rPr>
            <w:rFonts w:cs="B Nazanin"/>
            <w:lang w:bidi="fa-IR"/>
          </w:rPr>
          <w:t> </w:t>
        </w:r>
      </w:ins>
      <m:oMath>
        <m:r>
          <w:ins w:id="751" w:author="mamad" w:date="2026-02-12T21:36:00Z">
            <w:rPr>
              <w:rFonts w:ascii="Cambria Math" w:hAnsi="Cambria Math" w:cs="B Nazanin"/>
              <w:lang w:bidi="fa-IR"/>
            </w:rPr>
            <m:t>0</m:t>
          </w:ins>
        </m:r>
      </m:oMath>
      <w:ins w:id="752" w:author="mamad" w:date="2026-02-12T21:36:00Z">
        <w:r w:rsidRPr="00307ED9">
          <w:rPr>
            <w:rFonts w:cs="B Nazanin"/>
            <w:lang w:bidi="fa-IR"/>
          </w:rPr>
          <w:t xml:space="preserve"> </w:t>
        </w:r>
        <w:r w:rsidRPr="00307ED9">
          <w:rPr>
            <w:rFonts w:cs="B Nazanin"/>
            <w:rtl/>
          </w:rPr>
          <w:t xml:space="preserve">به دلیل تایپ </w:t>
        </w:r>
        <w:r w:rsidRPr="00307ED9">
          <w:rPr>
            <w:rFonts w:cs="B Nazanin"/>
            <w:rtl/>
            <w:lang w:bidi="fa-IR"/>
          </w:rPr>
          <w:t>۱</w:t>
        </w:r>
        <w:r w:rsidRPr="00307ED9">
          <w:rPr>
            <w:rFonts w:cs="B Nazanin"/>
            <w:rtl/>
          </w:rPr>
          <w:t xml:space="preserve"> سیستم</w:t>
        </w:r>
      </w:ins>
      <w:r w:rsidR="00091B3A">
        <w:rPr>
          <w:rFonts w:cs="B Nazanin" w:hint="cs"/>
          <w:rtl/>
        </w:rPr>
        <w:t>.</w:t>
      </w:r>
    </w:p>
    <w:p w14:paraId="2AB753B2" w14:textId="42F321BF" w:rsidR="0009473F" w:rsidRPr="00307ED9" w:rsidRDefault="0009473F" w:rsidP="00091B3A">
      <w:pPr>
        <w:bidi/>
        <w:rPr>
          <w:ins w:id="753" w:author="mamad" w:date="2026-02-12T21:36:00Z"/>
          <w:rFonts w:cs="B Nazanin"/>
          <w:lang w:bidi="fa-IR"/>
        </w:rPr>
      </w:pPr>
      <w:ins w:id="754" w:author="mamad" w:date="2026-02-12T21:36:00Z">
        <w:r w:rsidRPr="00307ED9">
          <w:rPr>
            <w:rFonts w:cs="B Nazanin"/>
            <w:rtl/>
          </w:rPr>
          <w:t>این نتایج نشان‌دهنده</w:t>
        </w:r>
        <w:r w:rsidRPr="00307ED9">
          <w:rPr>
            <w:rFonts w:ascii="Cambria" w:hAnsi="Cambria" w:cs="Cambria" w:hint="cs"/>
            <w:rtl/>
          </w:rPr>
          <w:t> </w:t>
        </w:r>
        <w:r w:rsidRPr="00307ED9">
          <w:rPr>
            <w:rFonts w:cs="B Nazanin"/>
            <w:b/>
            <w:bCs/>
            <w:rtl/>
          </w:rPr>
          <w:t>تعادل بهینه</w:t>
        </w:r>
        <w:r w:rsidRPr="00307ED9">
          <w:rPr>
            <w:rFonts w:ascii="Cambria" w:hAnsi="Cambria" w:cs="Cambria" w:hint="cs"/>
            <w:rtl/>
          </w:rPr>
          <w:t> </w:t>
        </w:r>
        <w:r w:rsidRPr="00307ED9">
          <w:rPr>
            <w:rFonts w:cs="B Nazanin" w:hint="cs"/>
            <w:rtl/>
          </w:rPr>
          <w:t>بین</w:t>
        </w:r>
        <w:r w:rsidRPr="00307ED9">
          <w:rPr>
            <w:rFonts w:cs="B Nazanin"/>
            <w:rtl/>
          </w:rPr>
          <w:t xml:space="preserve"> </w:t>
        </w:r>
        <w:r w:rsidRPr="00307ED9">
          <w:rPr>
            <w:rFonts w:cs="B Nazanin" w:hint="cs"/>
            <w:rtl/>
          </w:rPr>
          <w:t>سرعت</w:t>
        </w:r>
        <w:r w:rsidRPr="00307ED9">
          <w:rPr>
            <w:rFonts w:cs="B Nazanin"/>
            <w:rtl/>
          </w:rPr>
          <w:t xml:space="preserve"> </w:t>
        </w:r>
        <w:r w:rsidRPr="00307ED9">
          <w:rPr>
            <w:rFonts w:cs="B Nazanin" w:hint="cs"/>
            <w:rtl/>
          </w:rPr>
          <w:t>پاسخ</w:t>
        </w:r>
        <w:r w:rsidRPr="00307ED9">
          <w:rPr>
            <w:rFonts w:cs="B Nazanin"/>
            <w:rtl/>
          </w:rPr>
          <w:t xml:space="preserve"> </w:t>
        </w:r>
        <w:r w:rsidRPr="00307ED9">
          <w:rPr>
            <w:rFonts w:cs="B Nazanin" w:hint="cs"/>
            <w:rtl/>
          </w:rPr>
          <w:t>و</w:t>
        </w:r>
        <w:r w:rsidRPr="00307ED9">
          <w:rPr>
            <w:rFonts w:cs="B Nazanin"/>
            <w:rtl/>
          </w:rPr>
          <w:t xml:space="preserve"> </w:t>
        </w:r>
        <w:r w:rsidRPr="00307ED9">
          <w:rPr>
            <w:rFonts w:cs="B Nazanin" w:hint="cs"/>
            <w:rtl/>
          </w:rPr>
          <w:t>کنترل</w:t>
        </w:r>
        <w:r w:rsidRPr="00307ED9">
          <w:rPr>
            <w:rFonts w:cs="B Nazanin"/>
            <w:rtl/>
          </w:rPr>
          <w:t xml:space="preserve"> </w:t>
        </w:r>
        <w:r w:rsidRPr="00307ED9">
          <w:rPr>
            <w:rFonts w:cs="B Nazanin" w:hint="cs"/>
            <w:rtl/>
          </w:rPr>
          <w:t>نوسانات</w:t>
        </w:r>
        <w:r w:rsidRPr="00307ED9">
          <w:rPr>
            <w:rFonts w:cs="B Nazanin"/>
            <w:rtl/>
          </w:rPr>
          <w:t xml:space="preserve"> </w:t>
        </w:r>
        <w:r w:rsidRPr="00307ED9">
          <w:rPr>
            <w:rFonts w:cs="B Nazanin" w:hint="cs"/>
            <w:rtl/>
          </w:rPr>
          <w:t>است</w:t>
        </w:r>
        <w:r w:rsidRPr="00307ED9">
          <w:rPr>
            <w:rFonts w:cs="B Nazanin"/>
            <w:lang w:bidi="fa-IR"/>
          </w:rPr>
          <w:t>.</w:t>
        </w:r>
      </w:ins>
    </w:p>
    <w:p w14:paraId="5612AD0D" w14:textId="4D658253" w:rsidR="0009473F" w:rsidRPr="00307ED9" w:rsidRDefault="0009473F" w:rsidP="000174FC">
      <w:pPr>
        <w:pStyle w:val="Heading2"/>
        <w:bidi/>
        <w:rPr>
          <w:ins w:id="755" w:author="mamad" w:date="2026-02-12T21:36:00Z"/>
          <w:lang w:bidi="fa-IR"/>
        </w:rPr>
      </w:pPr>
      <w:bookmarkStart w:id="756" w:name="_Toc221808029"/>
      <w:ins w:id="757" w:author="mamad" w:date="2026-02-12T21:36:00Z">
        <w:r w:rsidRPr="00307ED9">
          <w:rPr>
            <w:rtl/>
          </w:rPr>
          <w:lastRenderedPageBreak/>
          <w:t>نقش ترم انتگرال در حذف خطای حالت ماندگار</w:t>
        </w:r>
        <w:bookmarkEnd w:id="756"/>
      </w:ins>
    </w:p>
    <w:p w14:paraId="2585C050" w14:textId="441E177B" w:rsidR="0009473F" w:rsidRPr="00307ED9" w:rsidRDefault="0009473F" w:rsidP="000174FC">
      <w:pPr>
        <w:pStyle w:val="Heading3"/>
        <w:bidi/>
        <w:rPr>
          <w:ins w:id="758" w:author="mamad" w:date="2026-02-12T21:36:00Z"/>
          <w:lang w:bidi="fa-IR"/>
        </w:rPr>
      </w:pPr>
      <w:bookmarkStart w:id="759" w:name="_Toc221808030"/>
      <w:ins w:id="760" w:author="mamad" w:date="2026-02-12T21:36:00Z">
        <w:r w:rsidRPr="00307ED9">
          <w:rPr>
            <w:rtl/>
          </w:rPr>
          <w:t>تحلیل تایپ سیستم</w:t>
        </w:r>
        <w:bookmarkEnd w:id="759"/>
      </w:ins>
    </w:p>
    <w:p w14:paraId="172F88D1" w14:textId="71A0C541" w:rsidR="0009473F" w:rsidRPr="00307ED9" w:rsidRDefault="0009473F" w:rsidP="00091B3A">
      <w:pPr>
        <w:bidi/>
        <w:jc w:val="both"/>
        <w:rPr>
          <w:ins w:id="761" w:author="mamad" w:date="2026-02-12T21:36:00Z"/>
          <w:rFonts w:cs="B Nazanin"/>
          <w:lang w:bidi="fa-IR"/>
        </w:rPr>
      </w:pPr>
      <w:ins w:id="762" w:author="mamad" w:date="2026-02-12T21:36:00Z">
        <w:r w:rsidRPr="00307ED9">
          <w:rPr>
            <w:rFonts w:cs="B Nazanin"/>
            <w:rtl/>
          </w:rPr>
          <w:t>سیستم اصلی</w:t>
        </w:r>
        <w:r w:rsidRPr="00307ED9">
          <w:rPr>
            <w:rFonts w:cs="B Nazanin"/>
            <w:lang w:bidi="fa-IR"/>
          </w:rPr>
          <w:t xml:space="preserve"> (Plant) </w:t>
        </w:r>
        <w:r w:rsidRPr="00307ED9">
          <w:rPr>
            <w:rFonts w:cs="B Nazanin"/>
            <w:rtl/>
          </w:rPr>
          <w:t>دارای تابع تبدیل</w:t>
        </w:r>
        <w:r w:rsidRPr="00307ED9">
          <w:rPr>
            <w:rFonts w:ascii="Cambria" w:hAnsi="Cambria" w:cs="Cambria" w:hint="cs"/>
            <w:rtl/>
          </w:rPr>
          <w:t> </w:t>
        </w:r>
      </w:ins>
      <m:oMath>
        <m:r>
          <w:ins w:id="763" w:author="mamad" w:date="2026-02-12T21:36:00Z">
            <w:rPr>
              <w:rFonts w:ascii="Cambria Math" w:hAnsi="Cambria Math" w:cs="B Nazanin"/>
              <w:lang w:bidi="fa-IR"/>
            </w:rPr>
            <m:t>G(s)=</m:t>
          </w:ins>
        </m:r>
        <m:f>
          <m:fPr>
            <m:ctrlPr>
              <w:ins w:id="764" w:author="mamad" w:date="2026-02-12T21:36:00Z">
                <w:rPr>
                  <w:rFonts w:ascii="Cambria Math" w:hAnsi="Cambria Math" w:cs="B Nazanin"/>
                  <w:lang w:bidi="fa-IR"/>
                </w:rPr>
              </w:ins>
            </m:ctrlPr>
          </m:fPr>
          <m:num>
            <m:r>
              <w:ins w:id="765" w:author="mamad" w:date="2026-02-12T21:36:00Z">
                <w:rPr>
                  <w:rFonts w:ascii="Cambria Math" w:hAnsi="Cambria Math" w:cs="B Nazanin"/>
                  <w:lang w:bidi="fa-IR"/>
                </w:rPr>
                <m:t>20</m:t>
              </w:ins>
            </m:r>
          </m:num>
          <m:den>
            <m:r>
              <w:ins w:id="766" w:author="mamad" w:date="2026-02-12T21:36:00Z">
                <w:rPr>
                  <w:rFonts w:ascii="Cambria Math" w:hAnsi="Cambria Math" w:cs="B Nazanin"/>
                  <w:lang w:bidi="fa-IR"/>
                </w:rPr>
                <m:t>200s+1</m:t>
              </w:ins>
            </m:r>
          </m:den>
        </m:f>
      </m:oMath>
      <w:ins w:id="767" w:author="mamad" w:date="2026-02-12T21:36:00Z">
        <w:r w:rsidRPr="00307ED9">
          <w:rPr>
            <w:rFonts w:cs="B Nazanin"/>
            <w:lang w:bidi="fa-IR"/>
          </w:rPr>
          <w:t> </w:t>
        </w:r>
        <w:r w:rsidRPr="00307ED9">
          <w:rPr>
            <w:rFonts w:cs="B Nazanin"/>
            <w:rtl/>
          </w:rPr>
          <w:t>است. این سیستم فاقد قطب در مبدأ بوده و از</w:t>
        </w:r>
        <w:r w:rsidRPr="00307ED9">
          <w:rPr>
            <w:rFonts w:ascii="Cambria" w:hAnsi="Cambria" w:cs="Cambria" w:hint="cs"/>
            <w:rtl/>
          </w:rPr>
          <w:t> </w:t>
        </w:r>
        <w:r w:rsidRPr="00307ED9">
          <w:rPr>
            <w:rFonts w:cs="B Nazanin"/>
            <w:b/>
            <w:bCs/>
            <w:rtl/>
          </w:rPr>
          <w:t>تایپ صفر</w:t>
        </w:r>
        <w:r w:rsidRPr="00307ED9">
          <w:rPr>
            <w:rFonts w:ascii="Cambria" w:hAnsi="Cambria" w:cs="Cambria" w:hint="cs"/>
            <w:rtl/>
          </w:rPr>
          <w:t> </w:t>
        </w:r>
        <w:r w:rsidRPr="00307ED9">
          <w:rPr>
            <w:rFonts w:cs="B Nazanin" w:hint="cs"/>
            <w:rtl/>
          </w:rPr>
          <w:t>محسوب</w:t>
        </w:r>
        <w:r w:rsidRPr="00307ED9">
          <w:rPr>
            <w:rFonts w:cs="B Nazanin"/>
            <w:rtl/>
          </w:rPr>
          <w:t xml:space="preserve"> </w:t>
        </w:r>
        <w:r w:rsidRPr="00307ED9">
          <w:rPr>
            <w:rFonts w:cs="B Nazanin" w:hint="cs"/>
            <w:rtl/>
          </w:rPr>
          <w:t>می‌شود</w:t>
        </w:r>
        <w:r w:rsidRPr="00307ED9">
          <w:rPr>
            <w:rFonts w:cs="B Nazanin"/>
            <w:rtl/>
          </w:rPr>
          <w:t xml:space="preserve">. </w:t>
        </w:r>
        <w:r w:rsidRPr="00307ED9">
          <w:rPr>
            <w:rFonts w:cs="B Nazanin" w:hint="cs"/>
            <w:rtl/>
          </w:rPr>
          <w:t>در</w:t>
        </w:r>
        <w:r w:rsidRPr="00307ED9">
          <w:rPr>
            <w:rFonts w:cs="B Nazanin"/>
            <w:rtl/>
          </w:rPr>
          <w:t xml:space="preserve"> </w:t>
        </w:r>
        <w:r w:rsidRPr="00307ED9">
          <w:rPr>
            <w:rFonts w:cs="B Nazanin" w:hint="cs"/>
            <w:rtl/>
          </w:rPr>
          <w:t>نتیجه،</w:t>
        </w:r>
        <w:r w:rsidRPr="00307ED9">
          <w:rPr>
            <w:rFonts w:cs="B Nazanin"/>
            <w:rtl/>
          </w:rPr>
          <w:t xml:space="preserve"> </w:t>
        </w:r>
        <w:r w:rsidRPr="00307ED9">
          <w:rPr>
            <w:rFonts w:cs="B Nazanin" w:hint="cs"/>
            <w:rtl/>
          </w:rPr>
          <w:t>پاسخ</w:t>
        </w:r>
        <w:r w:rsidRPr="00307ED9">
          <w:rPr>
            <w:rFonts w:cs="B Nazanin"/>
            <w:rtl/>
          </w:rPr>
          <w:t xml:space="preserve"> </w:t>
        </w:r>
        <w:r w:rsidRPr="00307ED9">
          <w:rPr>
            <w:rFonts w:cs="B Nazanin" w:hint="cs"/>
            <w:rtl/>
          </w:rPr>
          <w:t>آن</w:t>
        </w:r>
        <w:r w:rsidRPr="00307ED9">
          <w:rPr>
            <w:rFonts w:cs="B Nazanin"/>
            <w:rtl/>
          </w:rPr>
          <w:t xml:space="preserve"> </w:t>
        </w:r>
        <w:r w:rsidRPr="00307ED9">
          <w:rPr>
            <w:rFonts w:cs="B Nazanin" w:hint="cs"/>
            <w:rtl/>
          </w:rPr>
          <w:t>به</w:t>
        </w:r>
        <w:r w:rsidRPr="00307ED9">
          <w:rPr>
            <w:rFonts w:cs="B Nazanin"/>
            <w:rtl/>
          </w:rPr>
          <w:t xml:space="preserve"> </w:t>
        </w:r>
        <w:r w:rsidRPr="00307ED9">
          <w:rPr>
            <w:rFonts w:cs="B Nazanin" w:hint="cs"/>
            <w:rtl/>
          </w:rPr>
          <w:t>ورودی</w:t>
        </w:r>
        <w:r w:rsidRPr="00307ED9">
          <w:rPr>
            <w:rFonts w:cs="B Nazanin"/>
            <w:rtl/>
          </w:rPr>
          <w:t xml:space="preserve"> </w:t>
        </w:r>
        <w:r w:rsidRPr="00307ED9">
          <w:rPr>
            <w:rFonts w:cs="B Nazanin" w:hint="cs"/>
            <w:rtl/>
          </w:rPr>
          <w:t>پله</w:t>
        </w:r>
        <w:r w:rsidRPr="00307ED9">
          <w:rPr>
            <w:rFonts w:cs="B Nazanin"/>
            <w:rtl/>
          </w:rPr>
          <w:t xml:space="preserve"> </w:t>
        </w:r>
        <w:r w:rsidRPr="00307ED9">
          <w:rPr>
            <w:rFonts w:cs="B Nazanin" w:hint="cs"/>
            <w:rtl/>
          </w:rPr>
          <w:t>دارای</w:t>
        </w:r>
        <w:r w:rsidRPr="00307ED9">
          <w:rPr>
            <w:rFonts w:cs="B Nazanin"/>
            <w:rtl/>
          </w:rPr>
          <w:t xml:space="preserve"> </w:t>
        </w:r>
        <w:r w:rsidRPr="00307ED9">
          <w:rPr>
            <w:rFonts w:cs="B Nazanin" w:hint="cs"/>
            <w:rtl/>
          </w:rPr>
          <w:t>خطای</w:t>
        </w:r>
        <w:r w:rsidRPr="00307ED9">
          <w:rPr>
            <w:rFonts w:cs="B Nazanin"/>
            <w:rtl/>
          </w:rPr>
          <w:t xml:space="preserve"> </w:t>
        </w:r>
        <w:r w:rsidRPr="00307ED9">
          <w:rPr>
            <w:rFonts w:cs="B Nazanin" w:hint="cs"/>
            <w:rtl/>
          </w:rPr>
          <w:t>حالت</w:t>
        </w:r>
        <w:r w:rsidRPr="00307ED9">
          <w:rPr>
            <w:rFonts w:cs="B Nazanin"/>
            <w:rtl/>
          </w:rPr>
          <w:t xml:space="preserve"> </w:t>
        </w:r>
        <w:r w:rsidRPr="00307ED9">
          <w:rPr>
            <w:rFonts w:cs="B Nazanin" w:hint="cs"/>
            <w:rtl/>
          </w:rPr>
          <w:t>ماندگار</w:t>
        </w:r>
        <w:r w:rsidRPr="00307ED9">
          <w:rPr>
            <w:rFonts w:cs="B Nazanin"/>
            <w:rtl/>
          </w:rPr>
          <w:t xml:space="preserve"> </w:t>
        </w:r>
        <w:r w:rsidRPr="00307ED9">
          <w:rPr>
            <w:rFonts w:cs="B Nazanin" w:hint="cs"/>
            <w:rtl/>
          </w:rPr>
          <w:t>غیرصفر</w:t>
        </w:r>
        <w:r w:rsidRPr="00307ED9">
          <w:rPr>
            <w:rFonts w:cs="B Nazanin"/>
            <w:rtl/>
          </w:rPr>
          <w:t xml:space="preserve"> </w:t>
        </w:r>
        <w:r w:rsidRPr="00307ED9">
          <w:rPr>
            <w:rFonts w:cs="B Nazanin" w:hint="cs"/>
            <w:rtl/>
          </w:rPr>
          <w:t>خواهد</w:t>
        </w:r>
        <w:r w:rsidRPr="00307ED9">
          <w:rPr>
            <w:rFonts w:cs="B Nazanin"/>
            <w:rtl/>
          </w:rPr>
          <w:t xml:space="preserve"> </w:t>
        </w:r>
        <w:r w:rsidRPr="00307ED9">
          <w:rPr>
            <w:rFonts w:cs="B Nazanin" w:hint="cs"/>
            <w:rtl/>
          </w:rPr>
          <w:t>بود</w:t>
        </w:r>
        <w:r w:rsidRPr="00307ED9">
          <w:rPr>
            <w:rFonts w:cs="B Nazanin"/>
            <w:lang w:bidi="fa-IR"/>
          </w:rPr>
          <w:t>.</w:t>
        </w:r>
      </w:ins>
    </w:p>
    <w:p w14:paraId="15A085E8" w14:textId="740587E4" w:rsidR="0009473F" w:rsidRPr="00307ED9" w:rsidRDefault="0009473F" w:rsidP="000174FC">
      <w:pPr>
        <w:pStyle w:val="Heading3"/>
        <w:bidi/>
        <w:rPr>
          <w:ins w:id="768" w:author="mamad" w:date="2026-02-12T21:36:00Z"/>
          <w:lang w:bidi="fa-IR"/>
        </w:rPr>
      </w:pPr>
      <w:bookmarkStart w:id="769" w:name="_Toc221808031"/>
      <w:ins w:id="770" w:author="mamad" w:date="2026-02-12T21:36:00Z">
        <w:r w:rsidRPr="00307ED9">
          <w:rPr>
            <w:rtl/>
          </w:rPr>
          <w:t>افزایش تایپ سیستم با کنترل‌کننده</w:t>
        </w:r>
        <w:r w:rsidRPr="00307ED9">
          <w:rPr>
            <w:lang w:bidi="fa-IR"/>
          </w:rPr>
          <w:t xml:space="preserve"> PI</w:t>
        </w:r>
        <w:bookmarkEnd w:id="769"/>
      </w:ins>
    </w:p>
    <w:p w14:paraId="4A3DCFCD" w14:textId="5E878295" w:rsidR="0009473F" w:rsidRPr="00307ED9" w:rsidRDefault="0009473F" w:rsidP="0009473F">
      <w:pPr>
        <w:bidi/>
        <w:rPr>
          <w:ins w:id="771" w:author="mamad" w:date="2026-02-12T21:36:00Z"/>
          <w:rFonts w:cs="B Nazanin"/>
          <w:lang w:bidi="fa-IR"/>
        </w:rPr>
      </w:pPr>
      <w:ins w:id="772" w:author="mamad" w:date="2026-02-12T21:36:00Z">
        <w:r w:rsidRPr="00307ED9">
          <w:rPr>
            <w:rFonts w:cs="B Nazanin"/>
            <w:rtl/>
          </w:rPr>
          <w:t>اضافه شدن کنترل‌کننده</w:t>
        </w:r>
        <w:r w:rsidRPr="00307ED9">
          <w:rPr>
            <w:rFonts w:cs="B Nazanin"/>
            <w:lang w:bidi="fa-IR"/>
          </w:rPr>
          <w:t xml:space="preserve"> PI </w:t>
        </w:r>
        <w:r w:rsidRPr="00307ED9">
          <w:rPr>
            <w:rFonts w:cs="B Nazanin"/>
            <w:rtl/>
          </w:rPr>
          <w:t>با ساختار</w:t>
        </w:r>
        <w:r w:rsidRPr="00307ED9">
          <w:rPr>
            <w:rFonts w:ascii="Cambria" w:hAnsi="Cambria" w:cs="Cambria" w:hint="cs"/>
            <w:rtl/>
          </w:rPr>
          <w:t> </w:t>
        </w:r>
      </w:ins>
      <m:oMath>
        <m:r>
          <w:ins w:id="773" w:author="mamad" w:date="2026-02-12T21:36:00Z">
            <w:rPr>
              <w:rFonts w:ascii="Cambria Math" w:hAnsi="Cambria Math" w:cs="B Nazanin"/>
              <w:lang w:bidi="fa-IR"/>
            </w:rPr>
            <m:t>C(s)=</m:t>
          </w:ins>
        </m:r>
        <m:f>
          <m:fPr>
            <m:ctrlPr>
              <w:ins w:id="774" w:author="mamad" w:date="2026-02-12T21:36:00Z">
                <w:rPr>
                  <w:rFonts w:ascii="Cambria Math" w:hAnsi="Cambria Math" w:cs="B Nazanin"/>
                  <w:lang w:bidi="fa-IR"/>
                </w:rPr>
              </w:ins>
            </m:ctrlPr>
          </m:fPr>
          <m:num>
            <m:sSub>
              <m:sSubPr>
                <m:ctrlPr>
                  <w:ins w:id="775" w:author="mamad" w:date="2026-02-12T21:36:00Z">
                    <w:rPr>
                      <w:rFonts w:ascii="Cambria Math" w:hAnsi="Cambria Math" w:cs="B Nazanin"/>
                      <w:lang w:bidi="fa-IR"/>
                    </w:rPr>
                  </w:ins>
                </m:ctrlPr>
              </m:sSubPr>
              <m:e>
                <m:r>
                  <w:ins w:id="776" w:author="mamad" w:date="2026-02-12T21:36:00Z">
                    <w:rPr>
                      <w:rFonts w:ascii="Cambria Math" w:hAnsi="Cambria Math" w:cs="B Nazanin"/>
                      <w:lang w:bidi="fa-IR"/>
                    </w:rPr>
                    <m:t>K</m:t>
                  </w:ins>
                </m:r>
              </m:e>
              <m:sub>
                <m:r>
                  <w:ins w:id="777" w:author="mamad" w:date="2026-02-12T21:36:00Z">
                    <w:rPr>
                      <w:rFonts w:ascii="Cambria Math" w:hAnsi="Cambria Math" w:cs="B Nazanin"/>
                      <w:lang w:bidi="fa-IR"/>
                    </w:rPr>
                    <m:t>p</m:t>
                  </w:ins>
                </m:r>
              </m:sub>
            </m:sSub>
            <m:r>
              <w:ins w:id="778" w:author="mamad" w:date="2026-02-12T21:36:00Z">
                <w:rPr>
                  <w:rFonts w:ascii="Cambria Math" w:hAnsi="Cambria Math" w:cs="B Nazanin"/>
                  <w:lang w:bidi="fa-IR"/>
                </w:rPr>
                <m:t>s+</m:t>
              </w:ins>
            </m:r>
            <m:sSub>
              <m:sSubPr>
                <m:ctrlPr>
                  <w:ins w:id="779" w:author="mamad" w:date="2026-02-12T21:36:00Z">
                    <w:rPr>
                      <w:rFonts w:ascii="Cambria Math" w:hAnsi="Cambria Math" w:cs="B Nazanin"/>
                      <w:lang w:bidi="fa-IR"/>
                    </w:rPr>
                  </w:ins>
                </m:ctrlPr>
              </m:sSubPr>
              <m:e>
                <m:r>
                  <w:ins w:id="780" w:author="mamad" w:date="2026-02-12T21:36:00Z">
                    <w:rPr>
                      <w:rFonts w:ascii="Cambria Math" w:hAnsi="Cambria Math" w:cs="B Nazanin"/>
                      <w:lang w:bidi="fa-IR"/>
                    </w:rPr>
                    <m:t>K</m:t>
                  </w:ins>
                </m:r>
              </m:e>
              <m:sub>
                <m:r>
                  <w:ins w:id="781" w:author="mamad" w:date="2026-02-12T21:36:00Z">
                    <w:rPr>
                      <w:rFonts w:ascii="Cambria Math" w:hAnsi="Cambria Math" w:cs="B Nazanin"/>
                      <w:lang w:bidi="fa-IR"/>
                    </w:rPr>
                    <m:t>i</m:t>
                  </w:ins>
                </m:r>
              </m:sub>
            </m:sSub>
          </m:num>
          <m:den>
            <m:r>
              <w:ins w:id="782" w:author="mamad" w:date="2026-02-12T21:36:00Z">
                <w:rPr>
                  <w:rFonts w:ascii="Cambria Math" w:hAnsi="Cambria Math" w:cs="B Nazanin"/>
                  <w:lang w:bidi="fa-IR"/>
                </w:rPr>
                <m:t>s</m:t>
              </w:ins>
            </m:r>
          </m:den>
        </m:f>
      </m:oMath>
      <w:ins w:id="783" w:author="mamad" w:date="2026-02-12T21:36:00Z">
        <w:r w:rsidRPr="00307ED9">
          <w:rPr>
            <w:rFonts w:cs="B Nazanin"/>
            <w:lang w:bidi="fa-IR"/>
          </w:rPr>
          <w:t> </w:t>
        </w:r>
        <w:r w:rsidRPr="00307ED9">
          <w:rPr>
            <w:rFonts w:cs="B Nazanin"/>
            <w:rtl/>
          </w:rPr>
          <w:t>یک قطب در مبدأ به تابع تبدیل حلقه‌باز اضافه می‌کند</w:t>
        </w:r>
        <w:r w:rsidRPr="00307ED9">
          <w:rPr>
            <w:rFonts w:cs="B Nazanin"/>
            <w:lang w:bidi="fa-IR"/>
          </w:rPr>
          <w:t>:</w:t>
        </w:r>
      </w:ins>
    </w:p>
    <w:p w14:paraId="4059BFFE" w14:textId="72F484B2" w:rsidR="0009473F" w:rsidRPr="00307ED9" w:rsidRDefault="0009473F" w:rsidP="0009473F">
      <w:pPr>
        <w:bidi/>
        <w:rPr>
          <w:ins w:id="784" w:author="mamad" w:date="2026-02-12T21:36:00Z"/>
          <w:rFonts w:cs="B Nazanin"/>
          <w:lang w:bidi="fa-IR"/>
        </w:rPr>
      </w:pPr>
      <m:oMathPara>
        <m:oMath>
          <m:r>
            <w:ins w:id="785" w:author="mamad" w:date="2026-02-12T21:36:00Z">
              <w:rPr>
                <w:rFonts w:ascii="Cambria Math" w:hAnsi="Cambria Math" w:cs="B Nazanin"/>
                <w:lang w:bidi="fa-IR"/>
              </w:rPr>
              <m:t>L(s)=C(s)G(s)=</m:t>
            </w:ins>
          </m:r>
          <m:f>
            <m:fPr>
              <m:ctrlPr>
                <w:ins w:id="786" w:author="mamad" w:date="2026-02-12T21:36:00Z">
                  <w:rPr>
                    <w:rFonts w:ascii="Cambria Math" w:hAnsi="Cambria Math" w:cs="B Nazanin"/>
                    <w:lang w:bidi="fa-IR"/>
                  </w:rPr>
                </w:ins>
              </m:ctrlPr>
            </m:fPr>
            <m:num>
              <m:r>
                <w:ins w:id="787" w:author="mamad" w:date="2026-02-12T21:36:00Z">
                  <w:rPr>
                    <w:rFonts w:ascii="Cambria Math" w:hAnsi="Cambria Math" w:cs="B Nazanin"/>
                    <w:lang w:bidi="fa-IR"/>
                  </w:rPr>
                  <m:t>20(</m:t>
                </w:ins>
              </m:r>
              <m:sSub>
                <m:sSubPr>
                  <m:ctrlPr>
                    <w:ins w:id="788" w:author="mamad" w:date="2026-02-12T21:36:00Z">
                      <w:rPr>
                        <w:rFonts w:ascii="Cambria Math" w:hAnsi="Cambria Math" w:cs="B Nazanin"/>
                        <w:lang w:bidi="fa-IR"/>
                      </w:rPr>
                    </w:ins>
                  </m:ctrlPr>
                </m:sSubPr>
                <m:e>
                  <m:r>
                    <w:ins w:id="789" w:author="mamad" w:date="2026-02-12T21:36:00Z">
                      <w:rPr>
                        <w:rFonts w:ascii="Cambria Math" w:hAnsi="Cambria Math" w:cs="B Nazanin"/>
                        <w:lang w:bidi="fa-IR"/>
                      </w:rPr>
                      <m:t>K</m:t>
                    </w:ins>
                  </m:r>
                </m:e>
                <m:sub>
                  <m:r>
                    <w:ins w:id="790" w:author="mamad" w:date="2026-02-12T21:36:00Z">
                      <w:rPr>
                        <w:rFonts w:ascii="Cambria Math" w:hAnsi="Cambria Math" w:cs="B Nazanin"/>
                        <w:lang w:bidi="fa-IR"/>
                      </w:rPr>
                      <m:t>p</m:t>
                    </w:ins>
                  </m:r>
                </m:sub>
              </m:sSub>
              <m:r>
                <w:ins w:id="791" w:author="mamad" w:date="2026-02-12T21:36:00Z">
                  <w:rPr>
                    <w:rFonts w:ascii="Cambria Math" w:hAnsi="Cambria Math" w:cs="B Nazanin"/>
                    <w:lang w:bidi="fa-IR"/>
                  </w:rPr>
                  <m:t>s+</m:t>
                </w:ins>
              </m:r>
              <m:sSub>
                <m:sSubPr>
                  <m:ctrlPr>
                    <w:ins w:id="792" w:author="mamad" w:date="2026-02-12T21:36:00Z">
                      <w:rPr>
                        <w:rFonts w:ascii="Cambria Math" w:hAnsi="Cambria Math" w:cs="B Nazanin"/>
                        <w:lang w:bidi="fa-IR"/>
                      </w:rPr>
                    </w:ins>
                  </m:ctrlPr>
                </m:sSubPr>
                <m:e>
                  <m:r>
                    <w:ins w:id="793" w:author="mamad" w:date="2026-02-12T21:36:00Z">
                      <w:rPr>
                        <w:rFonts w:ascii="Cambria Math" w:hAnsi="Cambria Math" w:cs="B Nazanin"/>
                        <w:lang w:bidi="fa-IR"/>
                      </w:rPr>
                      <m:t>K</m:t>
                    </w:ins>
                  </m:r>
                </m:e>
                <m:sub>
                  <m:r>
                    <w:ins w:id="794" w:author="mamad" w:date="2026-02-12T21:36:00Z">
                      <w:rPr>
                        <w:rFonts w:ascii="Cambria Math" w:hAnsi="Cambria Math" w:cs="B Nazanin"/>
                        <w:lang w:bidi="fa-IR"/>
                      </w:rPr>
                      <m:t>i</m:t>
                    </w:ins>
                  </m:r>
                </m:sub>
              </m:sSub>
              <m:r>
                <w:ins w:id="795" w:author="mamad" w:date="2026-02-12T21:36:00Z">
                  <w:rPr>
                    <w:rFonts w:ascii="Cambria Math" w:hAnsi="Cambria Math" w:cs="B Nazanin"/>
                    <w:lang w:bidi="fa-IR"/>
                  </w:rPr>
                  <m:t>)</m:t>
                </w:ins>
              </m:r>
            </m:num>
            <m:den>
              <m:r>
                <w:ins w:id="796" w:author="mamad" w:date="2026-02-12T21:36:00Z">
                  <w:rPr>
                    <w:rFonts w:ascii="Cambria Math" w:hAnsi="Cambria Math" w:cs="B Nazanin"/>
                    <w:lang w:bidi="fa-IR"/>
                  </w:rPr>
                  <m:t>s(200s+1)</m:t>
                </w:ins>
              </m:r>
            </m:den>
          </m:f>
          <m:r>
            <w:ins w:id="797" w:author="mamad" w:date="2026-02-12T21:36:00Z">
              <m:rPr>
                <m:sty m:val="p"/>
              </m:rPr>
              <w:rPr>
                <w:rFonts w:ascii="Cambria Math" w:hAnsi="Cambria Math" w:cs="B Nazanin"/>
                <w:lang w:bidi="fa-IR"/>
              </w:rPr>
              <w:br/>
            </w:ins>
          </m:r>
        </m:oMath>
      </m:oMathPara>
    </w:p>
    <w:p w14:paraId="4E2748EA" w14:textId="77777777" w:rsidR="0009473F" w:rsidRPr="00091B3A" w:rsidRDefault="0009473F" w:rsidP="0009473F">
      <w:pPr>
        <w:bidi/>
        <w:rPr>
          <w:ins w:id="798" w:author="mamad" w:date="2026-02-12T21:36:00Z"/>
          <w:rFonts w:cs="B Nazanin"/>
          <w:lang w:bidi="fa-IR"/>
        </w:rPr>
      </w:pPr>
      <w:ins w:id="799" w:author="mamad" w:date="2026-02-12T21:36:00Z">
        <w:r w:rsidRPr="00091B3A">
          <w:rPr>
            <w:rFonts w:cs="B Nazanin"/>
            <w:rtl/>
          </w:rPr>
          <w:t>این امر باعث افزایش</w:t>
        </w:r>
        <w:r w:rsidRPr="00091B3A">
          <w:rPr>
            <w:rFonts w:ascii="Cambria" w:hAnsi="Cambria" w:cs="Cambria" w:hint="cs"/>
            <w:rtl/>
          </w:rPr>
          <w:t> </w:t>
        </w:r>
        <w:r w:rsidRPr="00091B3A">
          <w:rPr>
            <w:rFonts w:cs="B Nazanin"/>
            <w:rtl/>
          </w:rPr>
          <w:t xml:space="preserve">تایپ سیستم به </w:t>
        </w:r>
        <w:r w:rsidRPr="00091B3A">
          <w:rPr>
            <w:rFonts w:cs="B Nazanin"/>
            <w:rtl/>
            <w:lang w:bidi="fa-IR"/>
          </w:rPr>
          <w:t>۱</w:t>
        </w:r>
        <w:r w:rsidRPr="00091B3A">
          <w:rPr>
            <w:rFonts w:ascii="Cambria" w:hAnsi="Cambria" w:cs="Cambria" w:hint="cs"/>
            <w:rtl/>
          </w:rPr>
          <w:t> </w:t>
        </w:r>
        <w:r w:rsidRPr="00091B3A">
          <w:rPr>
            <w:rFonts w:cs="B Nazanin" w:hint="cs"/>
            <w:rtl/>
          </w:rPr>
          <w:t>می‌شود</w:t>
        </w:r>
        <w:r w:rsidRPr="00091B3A">
          <w:rPr>
            <w:rFonts w:cs="B Nazanin"/>
            <w:rtl/>
          </w:rPr>
          <w:t xml:space="preserve">. </w:t>
        </w:r>
        <w:r w:rsidRPr="00091B3A">
          <w:rPr>
            <w:rFonts w:cs="B Nazanin" w:hint="cs"/>
            <w:rtl/>
          </w:rPr>
          <w:t>طبق</w:t>
        </w:r>
        <w:r w:rsidRPr="00091B3A">
          <w:rPr>
            <w:rFonts w:cs="B Nazanin"/>
            <w:rtl/>
          </w:rPr>
          <w:t xml:space="preserve"> </w:t>
        </w:r>
        <w:r w:rsidRPr="00091B3A">
          <w:rPr>
            <w:rFonts w:cs="B Nazanin" w:hint="cs"/>
            <w:rtl/>
          </w:rPr>
          <w:t>قضیه</w:t>
        </w:r>
        <w:r w:rsidRPr="00091B3A">
          <w:rPr>
            <w:rFonts w:cs="B Nazanin"/>
            <w:rtl/>
          </w:rPr>
          <w:t xml:space="preserve"> </w:t>
        </w:r>
        <w:r w:rsidRPr="00091B3A">
          <w:rPr>
            <w:rFonts w:cs="B Nazanin" w:hint="cs"/>
            <w:rtl/>
          </w:rPr>
          <w:t>مقدار</w:t>
        </w:r>
        <w:r w:rsidRPr="00091B3A">
          <w:rPr>
            <w:rFonts w:cs="B Nazanin"/>
            <w:rtl/>
          </w:rPr>
          <w:t xml:space="preserve"> </w:t>
        </w:r>
        <w:r w:rsidRPr="00091B3A">
          <w:rPr>
            <w:rFonts w:cs="B Nazanin" w:hint="cs"/>
            <w:rtl/>
          </w:rPr>
          <w:t>نهایی</w:t>
        </w:r>
        <w:r w:rsidRPr="00091B3A">
          <w:rPr>
            <w:rFonts w:cs="B Nazanin"/>
            <w:lang w:bidi="fa-IR"/>
          </w:rPr>
          <w:t xml:space="preserve"> (Final Value Theorem)</w:t>
        </w:r>
        <w:r w:rsidRPr="00091B3A">
          <w:rPr>
            <w:rFonts w:cs="B Nazanin"/>
            <w:rtl/>
          </w:rPr>
          <w:t xml:space="preserve">، سیستم تایپ </w:t>
        </w:r>
        <w:r w:rsidRPr="00091B3A">
          <w:rPr>
            <w:rFonts w:cs="B Nazanin"/>
            <w:rtl/>
            <w:lang w:bidi="fa-IR"/>
          </w:rPr>
          <w:t>۱</w:t>
        </w:r>
        <w:r w:rsidRPr="00091B3A">
          <w:rPr>
            <w:rFonts w:cs="B Nazanin"/>
            <w:rtl/>
          </w:rPr>
          <w:t xml:space="preserve"> در پاسخ به ورودی پله دارای خطای حالت ماندگار صفر است</w:t>
        </w:r>
        <w:r w:rsidRPr="00091B3A">
          <w:rPr>
            <w:rFonts w:cs="B Nazanin"/>
            <w:lang w:bidi="fa-IR"/>
          </w:rPr>
          <w:t>:</w:t>
        </w:r>
      </w:ins>
    </w:p>
    <w:p w14:paraId="54252A73" w14:textId="00A2DB85" w:rsidR="0009473F" w:rsidRPr="00307ED9" w:rsidRDefault="00000000" w:rsidP="0009473F">
      <w:pPr>
        <w:bidi/>
        <w:rPr>
          <w:ins w:id="800" w:author="mamad" w:date="2026-02-12T21:36:00Z"/>
          <w:rFonts w:cs="B Nazanin"/>
          <w:lang w:bidi="fa-IR"/>
        </w:rPr>
      </w:pPr>
      <m:oMathPara>
        <m:oMath>
          <m:sSub>
            <m:sSubPr>
              <m:ctrlPr>
                <w:ins w:id="801" w:author="mamad" w:date="2026-02-12T21:36:00Z">
                  <w:rPr>
                    <w:rFonts w:ascii="Cambria Math" w:hAnsi="Cambria Math" w:cs="B Nazanin"/>
                    <w:lang w:bidi="fa-IR"/>
                  </w:rPr>
                </w:ins>
              </m:ctrlPr>
            </m:sSubPr>
            <m:e>
              <m:r>
                <w:ins w:id="802" w:author="mamad" w:date="2026-02-12T21:36:00Z">
                  <w:rPr>
                    <w:rFonts w:ascii="Cambria Math" w:hAnsi="Cambria Math" w:cs="B Nazanin"/>
                    <w:lang w:bidi="fa-IR"/>
                  </w:rPr>
                  <m:t>e</m:t>
                </w:ins>
              </m:r>
            </m:e>
            <m:sub>
              <m:r>
                <w:ins w:id="803" w:author="mamad" w:date="2026-02-12T21:36:00Z">
                  <w:rPr>
                    <w:rFonts w:ascii="Cambria Math" w:hAnsi="Cambria Math" w:cs="B Nazanin"/>
                    <w:lang w:bidi="fa-IR"/>
                  </w:rPr>
                  <m:t>ss</m:t>
                </w:ins>
              </m:r>
            </m:sub>
          </m:sSub>
          <m:r>
            <w:ins w:id="804" w:author="mamad" w:date="2026-02-12T21:36:00Z">
              <w:rPr>
                <w:rFonts w:ascii="Cambria Math" w:hAnsi="Cambria Math" w:cs="B Nazanin"/>
                <w:lang w:bidi="fa-IR"/>
              </w:rPr>
              <m:t>=</m:t>
            </w:ins>
          </m:r>
          <m:limLow>
            <m:limLowPr>
              <m:ctrlPr>
                <w:ins w:id="805" w:author="mamad" w:date="2026-02-12T21:36:00Z">
                  <w:rPr>
                    <w:rFonts w:ascii="Cambria Math" w:hAnsi="Cambria Math" w:cs="B Nazanin"/>
                    <w:lang w:bidi="fa-IR"/>
                  </w:rPr>
                </w:ins>
              </m:ctrlPr>
            </m:limLowPr>
            <m:e>
              <m:r>
                <w:ins w:id="806" w:author="mamad" w:date="2026-02-12T21:36:00Z">
                  <m:rPr>
                    <m:sty m:val="p"/>
                  </m:rPr>
                  <w:rPr>
                    <w:rFonts w:ascii="Cambria Math" w:hAnsi="Cambria Math" w:cs="B Nazanin"/>
                    <w:lang w:bidi="fa-IR"/>
                  </w:rPr>
                  <m:t>lim</m:t>
                </w:ins>
              </m:r>
              <m:r>
                <w:ins w:id="807" w:author="mamad" w:date="2026-02-12T21:36:00Z">
                  <w:rPr>
                    <w:rFonts w:ascii="Cambria Math" w:hAnsi="Cambria Math" w:cs="B Nazanin"/>
                    <w:lang w:bidi="fa-IR"/>
                  </w:rPr>
                  <m:t>⁡</m:t>
                </w:ins>
              </m:r>
            </m:e>
            <m:lim>
              <m:r>
                <w:ins w:id="808" w:author="mamad" w:date="2026-02-12T21:36:00Z">
                  <w:rPr>
                    <w:rFonts w:ascii="Cambria Math" w:hAnsi="Cambria Math" w:cs="B Nazanin"/>
                    <w:lang w:bidi="fa-IR"/>
                  </w:rPr>
                  <m:t>s→0</m:t>
                </w:ins>
              </m:r>
            </m:lim>
          </m:limLow>
          <m:r>
            <w:ins w:id="809" w:author="mamad" w:date="2026-02-12T21:36:00Z">
              <w:rPr>
                <w:rFonts w:ascii="Cambria Math" w:hAnsi="Cambria Math" w:cs="B Nazanin"/>
                <w:lang w:bidi="fa-IR"/>
              </w:rPr>
              <m:t>s⋅</m:t>
            </w:ins>
          </m:r>
          <m:f>
            <m:fPr>
              <m:ctrlPr>
                <w:ins w:id="810" w:author="mamad" w:date="2026-02-12T21:36:00Z">
                  <w:rPr>
                    <w:rFonts w:ascii="Cambria Math" w:hAnsi="Cambria Math" w:cs="B Nazanin"/>
                    <w:lang w:bidi="fa-IR"/>
                  </w:rPr>
                </w:ins>
              </m:ctrlPr>
            </m:fPr>
            <m:num>
              <m:r>
                <w:ins w:id="811" w:author="mamad" w:date="2026-02-12T21:36:00Z">
                  <w:rPr>
                    <w:rFonts w:ascii="Cambria Math" w:hAnsi="Cambria Math" w:cs="B Nazanin"/>
                    <w:lang w:bidi="fa-IR"/>
                  </w:rPr>
                  <m:t>1</m:t>
                </w:ins>
              </m:r>
            </m:num>
            <m:den>
              <m:r>
                <w:ins w:id="812" w:author="mamad" w:date="2026-02-12T21:36:00Z">
                  <w:rPr>
                    <w:rFonts w:ascii="Cambria Math" w:hAnsi="Cambria Math" w:cs="B Nazanin"/>
                    <w:lang w:bidi="fa-IR"/>
                  </w:rPr>
                  <m:t>1+C(s)G(s)</m:t>
                </w:ins>
              </m:r>
            </m:den>
          </m:f>
          <m:r>
            <w:ins w:id="813" w:author="mamad" w:date="2026-02-12T21:36:00Z">
              <w:rPr>
                <w:rFonts w:ascii="Cambria Math" w:hAnsi="Cambria Math" w:cs="B Nazanin"/>
                <w:lang w:bidi="fa-IR"/>
              </w:rPr>
              <m:t>⋅</m:t>
            </w:ins>
          </m:r>
          <m:f>
            <m:fPr>
              <m:ctrlPr>
                <w:ins w:id="814" w:author="mamad" w:date="2026-02-12T21:36:00Z">
                  <w:rPr>
                    <w:rFonts w:ascii="Cambria Math" w:hAnsi="Cambria Math" w:cs="B Nazanin"/>
                    <w:lang w:bidi="fa-IR"/>
                  </w:rPr>
                </w:ins>
              </m:ctrlPr>
            </m:fPr>
            <m:num>
              <m:r>
                <w:ins w:id="815" w:author="mamad" w:date="2026-02-12T21:36:00Z">
                  <w:rPr>
                    <w:rFonts w:ascii="Cambria Math" w:hAnsi="Cambria Math" w:cs="B Nazanin"/>
                    <w:lang w:bidi="fa-IR"/>
                  </w:rPr>
                  <m:t>1</m:t>
                </w:ins>
              </m:r>
            </m:num>
            <m:den>
              <m:r>
                <w:ins w:id="816" w:author="mamad" w:date="2026-02-12T21:36:00Z">
                  <w:rPr>
                    <w:rFonts w:ascii="Cambria Math" w:hAnsi="Cambria Math" w:cs="B Nazanin"/>
                    <w:lang w:bidi="fa-IR"/>
                  </w:rPr>
                  <m:t>s</m:t>
                </w:ins>
              </m:r>
            </m:den>
          </m:f>
          <m:r>
            <w:ins w:id="817" w:author="mamad" w:date="2026-02-12T21:36:00Z">
              <w:rPr>
                <w:rFonts w:ascii="Cambria Math" w:hAnsi="Cambria Math" w:cs="B Nazanin"/>
                <w:lang w:bidi="fa-IR"/>
              </w:rPr>
              <m:t>=</m:t>
            </w:ins>
          </m:r>
          <m:f>
            <m:fPr>
              <m:ctrlPr>
                <w:ins w:id="818" w:author="mamad" w:date="2026-02-12T21:36:00Z">
                  <w:rPr>
                    <w:rFonts w:ascii="Cambria Math" w:hAnsi="Cambria Math" w:cs="B Nazanin"/>
                    <w:lang w:bidi="fa-IR"/>
                  </w:rPr>
                </w:ins>
              </m:ctrlPr>
            </m:fPr>
            <m:num>
              <m:r>
                <w:ins w:id="819" w:author="mamad" w:date="2026-02-12T21:36:00Z">
                  <w:rPr>
                    <w:rFonts w:ascii="Cambria Math" w:hAnsi="Cambria Math" w:cs="B Nazanin"/>
                    <w:lang w:bidi="fa-IR"/>
                  </w:rPr>
                  <m:t>1</m:t>
                </w:ins>
              </m:r>
            </m:num>
            <m:den>
              <m:r>
                <w:ins w:id="820" w:author="mamad" w:date="2026-02-12T21:36:00Z">
                  <w:rPr>
                    <w:rFonts w:ascii="Cambria Math" w:hAnsi="Cambria Math" w:cs="B Nazanin"/>
                    <w:lang w:bidi="fa-IR"/>
                  </w:rPr>
                  <m:t>1+</m:t>
                </w:ins>
              </m:r>
              <m:limLow>
                <m:limLowPr>
                  <m:ctrlPr>
                    <w:ins w:id="821" w:author="mamad" w:date="2026-02-12T21:36:00Z">
                      <w:rPr>
                        <w:rFonts w:ascii="Cambria Math" w:hAnsi="Cambria Math" w:cs="B Nazanin"/>
                        <w:lang w:bidi="fa-IR"/>
                      </w:rPr>
                    </w:ins>
                  </m:ctrlPr>
                </m:limLowPr>
                <m:e>
                  <m:r>
                    <w:ins w:id="822" w:author="mamad" w:date="2026-02-12T21:36:00Z">
                      <m:rPr>
                        <m:sty m:val="p"/>
                      </m:rPr>
                      <w:rPr>
                        <w:rFonts w:ascii="Cambria Math" w:hAnsi="Cambria Math" w:cs="B Nazanin"/>
                        <w:lang w:bidi="fa-IR"/>
                      </w:rPr>
                      <m:t>lim</m:t>
                    </w:ins>
                  </m:r>
                  <m:r>
                    <w:ins w:id="823" w:author="mamad" w:date="2026-02-12T21:36:00Z">
                      <w:rPr>
                        <w:rFonts w:ascii="Cambria Math" w:hAnsi="Cambria Math" w:cs="B Nazanin"/>
                        <w:lang w:bidi="fa-IR"/>
                      </w:rPr>
                      <m:t>⁡</m:t>
                    </w:ins>
                  </m:r>
                </m:e>
                <m:lim>
                  <m:r>
                    <w:ins w:id="824" w:author="mamad" w:date="2026-02-12T21:36:00Z">
                      <w:rPr>
                        <w:rFonts w:ascii="Cambria Math" w:hAnsi="Cambria Math" w:cs="B Nazanin"/>
                        <w:lang w:bidi="fa-IR"/>
                      </w:rPr>
                      <m:t>s→0</m:t>
                    </w:ins>
                  </m:r>
                </m:lim>
              </m:limLow>
              <m:r>
                <w:ins w:id="825" w:author="mamad" w:date="2026-02-12T21:36:00Z">
                  <w:rPr>
                    <w:rFonts w:ascii="Cambria Math" w:hAnsi="Cambria Math" w:cs="B Nazanin"/>
                    <w:lang w:bidi="fa-IR"/>
                  </w:rPr>
                  <m:t>C(s)G(s)</m:t>
                </w:ins>
              </m:r>
            </m:den>
          </m:f>
          <m:r>
            <w:ins w:id="826" w:author="mamad" w:date="2026-02-12T21:36:00Z">
              <w:rPr>
                <w:rFonts w:ascii="Cambria Math" w:hAnsi="Cambria Math" w:cs="B Nazanin"/>
                <w:lang w:bidi="fa-IR"/>
              </w:rPr>
              <m:t>=</m:t>
            </w:ins>
          </m:r>
          <m:f>
            <m:fPr>
              <m:ctrlPr>
                <w:ins w:id="827" w:author="mamad" w:date="2026-02-12T21:36:00Z">
                  <w:rPr>
                    <w:rFonts w:ascii="Cambria Math" w:hAnsi="Cambria Math" w:cs="B Nazanin"/>
                    <w:lang w:bidi="fa-IR"/>
                  </w:rPr>
                </w:ins>
              </m:ctrlPr>
            </m:fPr>
            <m:num>
              <m:r>
                <w:ins w:id="828" w:author="mamad" w:date="2026-02-12T21:36:00Z">
                  <w:rPr>
                    <w:rFonts w:ascii="Cambria Math" w:hAnsi="Cambria Math" w:cs="B Nazanin"/>
                    <w:lang w:bidi="fa-IR"/>
                  </w:rPr>
                  <m:t>1</m:t>
                </w:ins>
              </m:r>
            </m:num>
            <m:den>
              <m:r>
                <w:ins w:id="829" w:author="mamad" w:date="2026-02-12T21:36:00Z">
                  <w:rPr>
                    <w:rFonts w:ascii="Cambria Math" w:hAnsi="Cambria Math" w:cs="B Nazanin"/>
                    <w:lang w:bidi="fa-IR"/>
                  </w:rPr>
                  <m:t>1+</m:t>
                </w:ins>
              </m:r>
              <m:r>
                <w:ins w:id="830" w:author="mamad" w:date="2026-02-12T21:36:00Z">
                  <m:rPr>
                    <m:sty m:val="p"/>
                  </m:rPr>
                  <w:rPr>
                    <w:rFonts w:ascii="Cambria Math" w:hAnsi="Cambria Math" w:cs="B Nazanin"/>
                    <w:lang w:bidi="fa-IR"/>
                  </w:rPr>
                  <m:t>∞</m:t>
                </w:ins>
              </m:r>
            </m:den>
          </m:f>
          <m:r>
            <w:ins w:id="831" w:author="mamad" w:date="2026-02-12T21:36:00Z">
              <w:rPr>
                <w:rFonts w:ascii="Cambria Math" w:hAnsi="Cambria Math" w:cs="B Nazanin"/>
                <w:lang w:bidi="fa-IR"/>
              </w:rPr>
              <m:t>=0</m:t>
            </w:ins>
          </m:r>
          <m:r>
            <w:ins w:id="832" w:author="mamad" w:date="2026-02-12T21:36:00Z">
              <m:rPr>
                <m:sty m:val="p"/>
              </m:rPr>
              <w:rPr>
                <w:rFonts w:ascii="Cambria Math" w:hAnsi="Cambria Math" w:cs="B Nazanin"/>
                <w:lang w:bidi="fa-IR"/>
              </w:rPr>
              <w:br/>
            </w:ins>
          </m:r>
        </m:oMath>
      </m:oMathPara>
    </w:p>
    <w:p w14:paraId="30DA57C4" w14:textId="7DB34A00" w:rsidR="0009473F" w:rsidRPr="00307ED9" w:rsidRDefault="0009473F" w:rsidP="0009473F">
      <w:pPr>
        <w:bidi/>
        <w:rPr>
          <w:ins w:id="833" w:author="mamad" w:date="2026-02-12T21:36:00Z"/>
          <w:rFonts w:cs="B Nazanin"/>
          <w:lang w:bidi="fa-IR"/>
        </w:rPr>
      </w:pPr>
      <w:ins w:id="834" w:author="mamad" w:date="2026-02-12T21:36:00Z">
        <w:r w:rsidRPr="00307ED9">
          <w:rPr>
            <w:rFonts w:cs="B Nazanin"/>
            <w:b/>
            <w:bCs/>
            <w:rtl/>
          </w:rPr>
          <w:t>نتیجه</w:t>
        </w:r>
        <w:r w:rsidRPr="00307ED9">
          <w:rPr>
            <w:rFonts w:cs="B Nazanin"/>
            <w:b/>
            <w:bCs/>
            <w:lang w:bidi="fa-IR"/>
          </w:rPr>
          <w:t>:</w:t>
        </w:r>
        <w:r w:rsidRPr="00307ED9">
          <w:rPr>
            <w:rFonts w:cs="B Nazanin"/>
            <w:lang w:bidi="fa-IR"/>
          </w:rPr>
          <w:t> </w:t>
        </w:r>
        <w:r w:rsidRPr="00307ED9">
          <w:rPr>
            <w:rFonts w:cs="B Nazanin"/>
            <w:rtl/>
          </w:rPr>
          <w:t>حضور ترم انتگرال‌گیر</w:t>
        </w:r>
        <w:r w:rsidRPr="00307ED9">
          <w:rPr>
            <w:rFonts w:cs="B Nazanin"/>
            <w:lang w:bidi="fa-IR"/>
          </w:rPr>
          <w:t xml:space="preserve"> (</w:t>
        </w:r>
      </w:ins>
      <m:oMath>
        <m:sSub>
          <m:sSubPr>
            <m:ctrlPr>
              <w:ins w:id="835" w:author="mamad" w:date="2026-02-12T21:36:00Z">
                <w:rPr>
                  <w:rFonts w:ascii="Cambria Math" w:hAnsi="Cambria Math" w:cs="B Nazanin"/>
                  <w:lang w:bidi="fa-IR"/>
                </w:rPr>
              </w:ins>
            </m:ctrlPr>
          </m:sSubPr>
          <m:e>
            <m:r>
              <w:ins w:id="836" w:author="mamad" w:date="2026-02-12T21:36:00Z">
                <w:rPr>
                  <w:rFonts w:ascii="Cambria Math" w:hAnsi="Cambria Math" w:cs="B Nazanin"/>
                  <w:lang w:bidi="fa-IR"/>
                </w:rPr>
                <m:t>K</m:t>
              </w:ins>
            </m:r>
          </m:e>
          <m:sub>
            <m:r>
              <w:ins w:id="837" w:author="mamad" w:date="2026-02-12T21:36:00Z">
                <w:rPr>
                  <w:rFonts w:ascii="Cambria Math" w:hAnsi="Cambria Math" w:cs="B Nazanin"/>
                  <w:lang w:bidi="fa-IR"/>
                </w:rPr>
                <m:t>i</m:t>
              </w:ins>
            </m:r>
          </m:sub>
        </m:sSub>
      </m:oMath>
      <w:ins w:id="838" w:author="mamad" w:date="2026-02-12T21:36:00Z">
        <w:r w:rsidRPr="00307ED9">
          <w:rPr>
            <w:rFonts w:cs="B Nazanin"/>
            <w:lang w:bidi="fa-IR"/>
          </w:rPr>
          <w:t xml:space="preserve">) </w:t>
        </w:r>
        <w:r w:rsidRPr="00307ED9">
          <w:rPr>
            <w:rFonts w:cs="B Nazanin"/>
            <w:rtl/>
          </w:rPr>
          <w:t xml:space="preserve">در کنترل‌کننده برای حذف خطای حالت </w:t>
        </w:r>
        <w:r w:rsidRPr="00091B3A">
          <w:rPr>
            <w:rFonts w:cs="B Nazanin"/>
            <w:rtl/>
          </w:rPr>
          <w:t>ماندگار</w:t>
        </w:r>
        <w:r w:rsidRPr="00091B3A">
          <w:rPr>
            <w:rFonts w:ascii="Cambria" w:hAnsi="Cambria" w:cs="Cambria" w:hint="cs"/>
            <w:rtl/>
          </w:rPr>
          <w:t> </w:t>
        </w:r>
        <w:r w:rsidRPr="00091B3A">
          <w:rPr>
            <w:rFonts w:cs="B Nazanin"/>
            <w:rtl/>
          </w:rPr>
          <w:t>ضروری</w:t>
        </w:r>
        <w:r w:rsidRPr="00091B3A">
          <w:rPr>
            <w:rFonts w:ascii="Cambria" w:hAnsi="Cambria" w:cs="Cambria" w:hint="cs"/>
            <w:rtl/>
          </w:rPr>
          <w:t> </w:t>
        </w:r>
        <w:r w:rsidRPr="00091B3A">
          <w:rPr>
            <w:rFonts w:cs="B Nazanin" w:hint="cs"/>
            <w:rtl/>
          </w:rPr>
          <w:t>بوده</w:t>
        </w:r>
        <w:r w:rsidRPr="00307ED9">
          <w:rPr>
            <w:rFonts w:cs="B Nazanin"/>
            <w:rtl/>
          </w:rPr>
          <w:t xml:space="preserve"> </w:t>
        </w:r>
        <w:r w:rsidRPr="00307ED9">
          <w:rPr>
            <w:rFonts w:cs="B Nazanin" w:hint="cs"/>
            <w:rtl/>
          </w:rPr>
          <w:t>است</w:t>
        </w:r>
        <w:r w:rsidRPr="00307ED9">
          <w:rPr>
            <w:rFonts w:cs="B Nazanin"/>
            <w:lang w:bidi="fa-IR"/>
          </w:rPr>
          <w:t>.</w:t>
        </w:r>
      </w:ins>
    </w:p>
    <w:p w14:paraId="5E3BCB3E" w14:textId="0ED28E88" w:rsidR="00116308" w:rsidRPr="00307ED9" w:rsidRDefault="00116308" w:rsidP="000174FC">
      <w:pPr>
        <w:pStyle w:val="Heading2"/>
        <w:bidi/>
        <w:rPr>
          <w:ins w:id="839" w:author="mamad" w:date="2026-02-12T22:02:00Z"/>
          <w:lang w:bidi="fa-IR"/>
        </w:rPr>
      </w:pPr>
      <w:bookmarkStart w:id="840" w:name="_Toc221808032"/>
      <w:ins w:id="841" w:author="mamad" w:date="2026-02-12T22:02:00Z">
        <w:r w:rsidRPr="00307ED9">
          <w:rPr>
            <w:rtl/>
          </w:rPr>
          <w:t>تأثیر محدودیت فیزیکی شیر (اشباع) بر زمان نشست و فراجهش</w:t>
        </w:r>
        <w:bookmarkEnd w:id="840"/>
      </w:ins>
    </w:p>
    <w:p w14:paraId="36F0E4F0" w14:textId="14B46327" w:rsidR="00116308" w:rsidRPr="00307ED9" w:rsidRDefault="00116308" w:rsidP="00E25633">
      <w:pPr>
        <w:bidi/>
        <w:rPr>
          <w:ins w:id="842" w:author="mamad" w:date="2026-02-12T22:02:00Z"/>
          <w:rFonts w:cs="B Nazanin"/>
          <w:lang w:bidi="fa-IR"/>
        </w:rPr>
      </w:pPr>
      <w:ins w:id="843" w:author="mamad" w:date="2026-02-12T22:02:00Z">
        <w:r w:rsidRPr="00307ED9">
          <w:rPr>
            <w:rFonts w:cs="B Nazanin"/>
            <w:rtl/>
          </w:rPr>
          <w:t>وقتی کنترل‌کننده خطی طراحی می‌کنیم (با</w:t>
        </w:r>
        <w:r w:rsidRPr="00307ED9">
          <w:rPr>
            <w:rFonts w:ascii="Cambria" w:hAnsi="Cambria" w:cs="Cambria" w:hint="cs"/>
            <w:rtl/>
          </w:rPr>
          <w:t> </w:t>
        </w:r>
      </w:ins>
      <m:oMath>
        <m:sSub>
          <m:sSubPr>
            <m:ctrlPr>
              <w:ins w:id="844" w:author="mamad" w:date="2026-02-12T22:02:00Z">
                <w:rPr>
                  <w:rFonts w:ascii="Cambria Math" w:hAnsi="Cambria Math" w:cs="B Nazanin"/>
                  <w:lang w:bidi="fa-IR"/>
                </w:rPr>
              </w:ins>
            </m:ctrlPr>
          </m:sSubPr>
          <m:e>
            <m:r>
              <w:ins w:id="845" w:author="mamad" w:date="2026-02-12T22:02:00Z">
                <w:rPr>
                  <w:rFonts w:ascii="Cambria Math" w:hAnsi="Cambria Math" w:cs="B Nazanin"/>
                  <w:lang w:bidi="fa-IR"/>
                </w:rPr>
                <m:t>K</m:t>
              </w:ins>
            </m:r>
          </m:e>
          <m:sub>
            <m:r>
              <w:ins w:id="846" w:author="mamad" w:date="2026-02-12T22:02:00Z">
                <w:rPr>
                  <w:rFonts w:ascii="Cambria Math" w:hAnsi="Cambria Math" w:cs="B Nazanin"/>
                  <w:lang w:bidi="fa-IR"/>
                </w:rPr>
                <m:t>p</m:t>
              </w:ins>
            </m:r>
          </m:sub>
        </m:sSub>
        <m:r>
          <w:ins w:id="847" w:author="mamad" w:date="2026-02-12T22:02:00Z">
            <w:rPr>
              <w:rFonts w:ascii="Cambria Math" w:hAnsi="Cambria Math" w:cs="B Nazanin"/>
              <w:lang w:bidi="fa-IR"/>
            </w:rPr>
            <m:t>≈20</m:t>
          </w:ins>
        </m:r>
      </m:oMath>
      <w:proofErr w:type="gramStart"/>
      <w:ins w:id="848" w:author="mamad" w:date="2026-02-12T22:02:00Z">
        <w:r w:rsidRPr="00307ED9">
          <w:rPr>
            <w:rFonts w:cs="B Nazanin"/>
            <w:lang w:bidi="fa-IR"/>
          </w:rPr>
          <w:t>)</w:t>
        </w:r>
        <w:r w:rsidRPr="00307ED9">
          <w:rPr>
            <w:rFonts w:cs="B Nazanin"/>
            <w:rtl/>
          </w:rPr>
          <w:t>،</w:t>
        </w:r>
        <w:proofErr w:type="gramEnd"/>
        <w:r w:rsidRPr="00307ED9">
          <w:rPr>
            <w:rFonts w:cs="B Nazanin"/>
            <w:rtl/>
          </w:rPr>
          <w:t xml:space="preserve"> کنترل برای جبران خطای پله (مثال </w:t>
        </w:r>
        <w:r w:rsidRPr="00307ED9">
          <w:rPr>
            <w:rFonts w:cs="B Nazanin"/>
            <w:rtl/>
            <w:lang w:bidi="fa-IR"/>
          </w:rPr>
          <w:t>۱۰</w:t>
        </w:r>
        <w:r w:rsidRPr="00307ED9">
          <w:rPr>
            <w:rFonts w:cs="B Nazanin"/>
            <w:rtl/>
          </w:rPr>
          <w:t xml:space="preserve"> </w:t>
        </w:r>
        <w:proofErr w:type="gramStart"/>
        <w:r w:rsidRPr="00307ED9">
          <w:rPr>
            <w:rFonts w:cs="B Nazanin"/>
            <w:rtl/>
          </w:rPr>
          <w:t>متر)،</w:t>
        </w:r>
        <w:proofErr w:type="gramEnd"/>
        <w:r w:rsidRPr="00307ED9">
          <w:rPr>
            <w:rFonts w:cs="B Nazanin"/>
            <w:rtl/>
          </w:rPr>
          <w:t xml:space="preserve"> فرمان باز شدن </w:t>
        </w:r>
        <w:r w:rsidRPr="00307ED9">
          <w:rPr>
            <w:rFonts w:cs="B Nazanin"/>
            <w:rtl/>
            <w:lang w:bidi="fa-IR"/>
          </w:rPr>
          <w:t>۲۰۰۰</w:t>
        </w:r>
        <w:r w:rsidRPr="00307ED9">
          <w:rPr>
            <w:rFonts w:cs="B Nazanin"/>
            <w:rtl/>
          </w:rPr>
          <w:t xml:space="preserve"> درصدی</w:t>
        </w:r>
        <w:r w:rsidRPr="00307ED9">
          <w:rPr>
            <w:rFonts w:cs="B Nazanin"/>
            <w:lang w:bidi="fa-IR"/>
          </w:rPr>
          <w:t xml:space="preserve"> (</w:t>
        </w:r>
      </w:ins>
      <m:oMath>
        <m:r>
          <w:ins w:id="849" w:author="mamad" w:date="2026-02-12T22:02:00Z">
            <w:rPr>
              <w:rFonts w:ascii="Cambria Math" w:hAnsi="Cambria Math" w:cs="B Nazanin"/>
              <w:lang w:bidi="fa-IR"/>
            </w:rPr>
            <m:t>u=20</m:t>
          </w:ins>
        </m:r>
      </m:oMath>
      <w:ins w:id="850" w:author="mamad" w:date="2026-02-12T22:02:00Z">
        <w:r w:rsidRPr="00307ED9">
          <w:rPr>
            <w:rFonts w:cs="B Nazanin"/>
            <w:lang w:bidi="fa-IR"/>
          </w:rPr>
          <w:t xml:space="preserve">) </w:t>
        </w:r>
        <w:r w:rsidRPr="00307ED9">
          <w:rPr>
            <w:rFonts w:cs="B Nazanin"/>
            <w:rtl/>
          </w:rPr>
          <w:t>صادر می‌کند. اما شیر واقعی نهایتاً روی</w:t>
        </w:r>
        <w:r w:rsidRPr="00307ED9">
          <w:rPr>
            <w:rFonts w:ascii="Cambria" w:hAnsi="Cambria" w:cs="Cambria" w:hint="cs"/>
            <w:rtl/>
          </w:rPr>
          <w:t> </w:t>
        </w:r>
      </w:ins>
      <m:oMath>
        <m:r>
          <w:ins w:id="851" w:author="mamad" w:date="2026-02-12T22:02:00Z">
            <w:rPr>
              <w:rFonts w:ascii="Cambria Math" w:hAnsi="Cambria Math" w:cs="B Nazanin"/>
              <w:lang w:bidi="fa-IR"/>
            </w:rPr>
            <m:t>u=1</m:t>
          </w:ins>
        </m:r>
      </m:oMath>
      <w:ins w:id="852" w:author="mamad" w:date="2026-02-12T22:02:00Z">
        <w:r w:rsidRPr="00307ED9">
          <w:rPr>
            <w:rFonts w:cs="B Nazanin"/>
            <w:lang w:bidi="fa-IR"/>
          </w:rPr>
          <w:t> </w:t>
        </w:r>
        <w:r w:rsidRPr="00307ED9">
          <w:rPr>
            <w:rFonts w:cs="B Nazanin"/>
            <w:rtl/>
          </w:rPr>
          <w:t>قفل می‌شو</w:t>
        </w:r>
      </w:ins>
      <w:r w:rsidR="00E25633">
        <w:rPr>
          <w:rFonts w:cs="B Nazanin" w:hint="cs"/>
          <w:rtl/>
        </w:rPr>
        <w:t>د.</w:t>
      </w:r>
      <w:ins w:id="853" w:author="mamad" w:date="2026-02-12T22:02:00Z">
        <w:r w:rsidRPr="00307ED9">
          <w:rPr>
            <w:rFonts w:cs="B Nazanin"/>
            <w:lang w:bidi="fa-IR"/>
          </w:rPr>
          <w:t xml:space="preserve"> </w:t>
        </w:r>
      </w:ins>
    </w:p>
    <w:p w14:paraId="528B95BE" w14:textId="33545898" w:rsidR="00116308" w:rsidRDefault="00116308" w:rsidP="00A946BF">
      <w:pPr>
        <w:bidi/>
        <w:rPr>
          <w:rFonts w:cs="B Nazanin"/>
          <w:rtl/>
          <w:lang w:bidi="fa-IR"/>
        </w:rPr>
      </w:pPr>
      <w:bookmarkStart w:id="854" w:name="_Toc221808033"/>
      <w:ins w:id="855" w:author="mamad" w:date="2026-02-12T22:02:00Z">
        <w:r w:rsidRPr="000174FC">
          <w:rPr>
            <w:rStyle w:val="Heading3Char"/>
            <w:rtl/>
          </w:rPr>
          <w:t>اثر بر زمان نشست</w:t>
        </w:r>
        <w:r w:rsidRPr="000174FC">
          <w:rPr>
            <w:rStyle w:val="Heading3Char"/>
          </w:rPr>
          <w:t xml:space="preserve"> (</w:t>
        </w:r>
      </w:ins>
      <m:oMath>
        <m:sSub>
          <m:sSubPr>
            <m:ctrlPr>
              <w:ins w:id="856" w:author="mamad" w:date="2026-02-12T22:02:00Z">
                <w:rPr>
                  <w:rStyle w:val="Heading3Char"/>
                  <w:rFonts w:ascii="Cambria Math" w:hAnsi="Cambria Math"/>
                  <w:bCs w:val="0"/>
                </w:rPr>
              </w:ins>
            </m:ctrlPr>
          </m:sSubPr>
          <m:e>
            <m:r>
              <w:ins w:id="857" w:author="mamad" w:date="2026-02-12T22:02:00Z">
                <w:rPr>
                  <w:rStyle w:val="Heading3Char"/>
                  <w:rFonts w:ascii="Cambria Math" w:hAnsi="Cambria Math"/>
                </w:rPr>
                <m:t>t</m:t>
              </w:ins>
            </m:r>
          </m:e>
          <m:sub>
            <m:r>
              <w:ins w:id="858" w:author="mamad" w:date="2026-02-12T22:02:00Z">
                <w:rPr>
                  <w:rStyle w:val="Heading3Char"/>
                  <w:rFonts w:ascii="Cambria Math" w:hAnsi="Cambria Math"/>
                </w:rPr>
                <m:t>s</m:t>
              </w:ins>
            </m:r>
          </m:sub>
        </m:sSub>
      </m:oMath>
      <w:ins w:id="859" w:author="mamad" w:date="2026-02-12T22:02:00Z">
        <w:r w:rsidRPr="000174FC">
          <w:rPr>
            <w:rStyle w:val="Heading3Char"/>
          </w:rPr>
          <w:t>):</w:t>
        </w:r>
        <w:bookmarkEnd w:id="854"/>
        <w:r w:rsidRPr="00307ED9">
          <w:rPr>
            <w:rFonts w:cs="B Nazanin"/>
            <w:lang w:bidi="fa-IR"/>
          </w:rPr>
          <w:br/>
        </w:r>
        <w:r w:rsidRPr="00307ED9">
          <w:rPr>
            <w:rFonts w:cs="B Nazanin"/>
            <w:rtl/>
          </w:rPr>
          <w:t xml:space="preserve">چون شیر نمی‌تواند به اندازه فرمان کنترل باز شود (زور سیستم کم می‌شود)، سرعت پر شدن تانکر محدود به حداکثر جریان ورودی می‌شود. بنابراین سیستم بسیار کندتر از طراحی خطی عمل کرده و زمان نشست افزایش می‌یابد (دیگر زیر </w:t>
        </w:r>
        <w:r w:rsidRPr="00307ED9">
          <w:rPr>
            <w:rFonts w:cs="B Nazanin"/>
            <w:rtl/>
            <w:lang w:bidi="fa-IR"/>
          </w:rPr>
          <w:t>۵</w:t>
        </w:r>
        <w:r w:rsidRPr="00307ED9">
          <w:rPr>
            <w:rFonts w:cs="B Nazanin"/>
            <w:rtl/>
          </w:rPr>
          <w:t xml:space="preserve"> ثانیه نخواهد بود)</w:t>
        </w:r>
        <w:r w:rsidRPr="00307ED9">
          <w:rPr>
            <w:rFonts w:cs="B Nazanin"/>
            <w:lang w:bidi="fa-IR"/>
          </w:rPr>
          <w:t>.</w:t>
        </w:r>
      </w:ins>
    </w:p>
    <w:p w14:paraId="45D799F5" w14:textId="49A83C05" w:rsidR="000174FC" w:rsidRDefault="000174FC" w:rsidP="000174FC">
      <w:pPr>
        <w:bidi/>
        <w:rPr>
          <w:rFonts w:cs="B Nazanin"/>
          <w:rtl/>
          <w:lang w:bidi="fa-IR"/>
        </w:rPr>
      </w:pPr>
    </w:p>
    <w:p w14:paraId="56136115" w14:textId="77777777" w:rsidR="000174FC" w:rsidRPr="00A946BF" w:rsidRDefault="000174FC" w:rsidP="000174FC">
      <w:pPr>
        <w:bidi/>
        <w:rPr>
          <w:ins w:id="860" w:author="mamad" w:date="2026-02-12T22:02:00Z"/>
          <w:rFonts w:cs="B Nazanin"/>
          <w:b/>
          <w:bCs/>
          <w:lang w:bidi="fa-IR"/>
        </w:rPr>
      </w:pPr>
    </w:p>
    <w:p w14:paraId="5BF7274F" w14:textId="64512073" w:rsidR="00A946BF" w:rsidRDefault="00116308" w:rsidP="000174FC">
      <w:pPr>
        <w:pStyle w:val="Heading3"/>
        <w:bidi/>
        <w:rPr>
          <w:rtl/>
        </w:rPr>
      </w:pPr>
      <w:bookmarkStart w:id="861" w:name="_Toc221808034"/>
      <w:ins w:id="862" w:author="mamad" w:date="2026-02-12T22:02:00Z">
        <w:r w:rsidRPr="00307ED9">
          <w:rPr>
            <w:rtl/>
          </w:rPr>
          <w:lastRenderedPageBreak/>
          <w:t>اثر بر فراجهش</w:t>
        </w:r>
        <w:r w:rsidRPr="00307ED9">
          <w:rPr>
            <w:lang w:bidi="fa-IR"/>
          </w:rPr>
          <w:t xml:space="preserve"> (</w:t>
        </w:r>
      </w:ins>
      <m:oMath>
        <m:r>
          <w:ins w:id="863" w:author="mamad" w:date="2026-02-12T22:02:00Z">
            <w:rPr>
              <w:rFonts w:ascii="Cambria Math" w:hAnsi="Cambria Math"/>
              <w:lang w:bidi="fa-IR"/>
            </w:rPr>
            <m:t>OS</m:t>
          </w:ins>
        </m:r>
        <m:r>
          <w:ins w:id="864" w:author="mamad" w:date="2026-02-12T22:02:00Z">
            <m:rPr>
              <m:sty m:val="p"/>
            </m:rPr>
            <w:rPr>
              <w:rFonts w:ascii="Cambria Math" w:hAnsi="Cambria Math"/>
              <w:lang w:bidi="fa-IR"/>
            </w:rPr>
            <m:t>%</m:t>
          </w:ins>
        </m:r>
      </m:oMath>
      <w:ins w:id="865" w:author="mamad" w:date="2026-02-12T22:02:00Z">
        <w:r w:rsidRPr="00307ED9">
          <w:rPr>
            <w:lang w:bidi="fa-IR"/>
          </w:rPr>
          <w:t>):</w:t>
        </w:r>
      </w:ins>
      <w:bookmarkEnd w:id="861"/>
    </w:p>
    <w:p w14:paraId="216BE8AD" w14:textId="7AF47251" w:rsidR="00116308" w:rsidRPr="00307ED9" w:rsidRDefault="00116308" w:rsidP="00A946BF">
      <w:pPr>
        <w:bidi/>
        <w:jc w:val="both"/>
        <w:rPr>
          <w:ins w:id="866" w:author="mamad" w:date="2026-02-12T22:02:00Z"/>
          <w:rFonts w:cs="B Nazanin"/>
          <w:lang w:bidi="fa-IR"/>
        </w:rPr>
      </w:pPr>
      <w:ins w:id="867" w:author="mamad" w:date="2026-02-12T22:02:00Z">
        <w:r w:rsidRPr="00307ED9">
          <w:rPr>
            <w:rFonts w:cs="B Nazanin"/>
            <w:rtl/>
          </w:rPr>
          <w:t>اشباع باعث پدیده واینداپ انتگرال‌گیر</w:t>
        </w:r>
        <w:r w:rsidRPr="00307ED9">
          <w:rPr>
            <w:rFonts w:cs="B Nazanin"/>
            <w:lang w:bidi="fa-IR"/>
          </w:rPr>
          <w:t xml:space="preserve"> (Integrator Windup) </w:t>
        </w:r>
        <w:r w:rsidRPr="00307ED9">
          <w:rPr>
            <w:rFonts w:cs="B Nazanin"/>
            <w:rtl/>
          </w:rPr>
          <w:t xml:space="preserve">می‌شود. در زمانی که شیر اشباع است (روی </w:t>
        </w:r>
        <w:r w:rsidRPr="00307ED9">
          <w:rPr>
            <w:rFonts w:cs="B Nazanin"/>
            <w:rtl/>
            <w:lang w:bidi="fa-IR"/>
          </w:rPr>
          <w:t>۱)</w:t>
        </w:r>
        <w:r w:rsidRPr="00307ED9">
          <w:rPr>
            <w:rFonts w:cs="B Nazanin"/>
            <w:rtl/>
          </w:rPr>
          <w:t>، خطا همچنان مثبت است و ترم انتگرال</w:t>
        </w:r>
        <w:r w:rsidRPr="00307ED9">
          <w:rPr>
            <w:rFonts w:cs="B Nazanin"/>
            <w:lang w:bidi="fa-IR"/>
          </w:rPr>
          <w:t xml:space="preserve"> (</w:t>
        </w:r>
      </w:ins>
      <m:oMath>
        <m:sSub>
          <m:sSubPr>
            <m:ctrlPr>
              <w:ins w:id="868" w:author="mamad" w:date="2026-02-12T22:02:00Z">
                <w:rPr>
                  <w:rFonts w:ascii="Cambria Math" w:hAnsi="Cambria Math" w:cs="B Nazanin"/>
                  <w:lang w:bidi="fa-IR"/>
                </w:rPr>
              </w:ins>
            </m:ctrlPr>
          </m:sSubPr>
          <m:e>
            <m:r>
              <w:ins w:id="869" w:author="mamad" w:date="2026-02-12T22:02:00Z">
                <w:rPr>
                  <w:rFonts w:ascii="Cambria Math" w:hAnsi="Cambria Math" w:cs="B Nazanin"/>
                  <w:lang w:bidi="fa-IR"/>
                </w:rPr>
                <m:t>K</m:t>
              </w:ins>
            </m:r>
          </m:e>
          <m:sub>
            <m:r>
              <w:ins w:id="870" w:author="mamad" w:date="2026-02-12T22:02:00Z">
                <w:rPr>
                  <w:rFonts w:ascii="Cambria Math" w:hAnsi="Cambria Math" w:cs="B Nazanin"/>
                  <w:lang w:bidi="fa-IR"/>
                </w:rPr>
                <m:t>i</m:t>
              </w:ins>
            </m:r>
          </m:sub>
        </m:sSub>
        <m:r>
          <w:ins w:id="871" w:author="mamad" w:date="2026-02-12T22:02:00Z">
            <m:rPr>
              <m:sty m:val="p"/>
            </m:rPr>
            <w:rPr>
              <w:rFonts w:ascii="Cambria Math" w:hAnsi="Cambria Math" w:cs="B Nazanin"/>
              <w:lang w:bidi="fa-IR"/>
            </w:rPr>
            <m:t>/</m:t>
          </w:ins>
        </m:r>
        <m:r>
          <w:ins w:id="872" w:author="mamad" w:date="2026-02-12T22:02:00Z">
            <w:rPr>
              <w:rFonts w:ascii="Cambria Math" w:hAnsi="Cambria Math" w:cs="B Nazanin"/>
              <w:lang w:bidi="fa-IR"/>
            </w:rPr>
            <m:t>s</m:t>
          </w:ins>
        </m:r>
      </m:oMath>
      <w:ins w:id="873" w:author="mamad" w:date="2026-02-12T22:02:00Z">
        <w:r w:rsidRPr="00307ED9">
          <w:rPr>
            <w:rFonts w:cs="B Nazanin"/>
            <w:lang w:bidi="fa-IR"/>
          </w:rPr>
          <w:t xml:space="preserve">) </w:t>
        </w:r>
        <w:r w:rsidRPr="00307ED9">
          <w:rPr>
            <w:rFonts w:cs="B Nazanin"/>
            <w:rtl/>
          </w:rPr>
          <w:t xml:space="preserve">مدام عدد جمع می‌کند و بزرگ می‌شود. وقتی ارتفاع به </w:t>
        </w:r>
        <w:r w:rsidRPr="00307ED9">
          <w:rPr>
            <w:rFonts w:cs="B Nazanin"/>
            <w:rtl/>
            <w:lang w:bidi="fa-IR"/>
          </w:rPr>
          <w:t>۱۰</w:t>
        </w:r>
        <w:r w:rsidRPr="00307ED9">
          <w:rPr>
            <w:rFonts w:cs="B Nazanin"/>
            <w:rtl/>
          </w:rPr>
          <w:t xml:space="preserve"> می‌رسد، ترم انتگرال آنقدر بزرگ شده که اجازه نمی‌دهد شیر بسته شود! این باعث می‌شود آب بیش از حد بالا برود و فراجهش بسیار شدیدتری نسبت به حالت خطی رخ دهد</w:t>
        </w:r>
        <w:r w:rsidRPr="00307ED9">
          <w:rPr>
            <w:rFonts w:cs="B Nazanin"/>
            <w:lang w:bidi="fa-IR"/>
          </w:rPr>
          <w:t>.</w:t>
        </w:r>
      </w:ins>
    </w:p>
    <w:p w14:paraId="43CA035F" w14:textId="3EB2A9AF" w:rsidR="00116308" w:rsidRPr="00307ED9" w:rsidRDefault="00116308" w:rsidP="000174FC">
      <w:pPr>
        <w:pStyle w:val="Heading2"/>
        <w:bidi/>
        <w:rPr>
          <w:ins w:id="874" w:author="mamad" w:date="2026-02-12T22:02:00Z"/>
          <w:lang w:bidi="fa-IR"/>
        </w:rPr>
      </w:pPr>
      <w:bookmarkStart w:id="875" w:name="_Toc221808035"/>
      <w:ins w:id="876" w:author="mamad" w:date="2026-02-12T22:02:00Z">
        <w:r w:rsidRPr="00307ED9">
          <w:rPr>
            <w:rtl/>
          </w:rPr>
          <w:t>محل اعمال مشتق‌گیر و اثر تغییرات ناگهانی</w:t>
        </w:r>
        <w:r w:rsidRPr="00307ED9">
          <w:rPr>
            <w:lang w:bidi="fa-IR"/>
          </w:rPr>
          <w:t xml:space="preserve"> (Derivative Kick)</w:t>
        </w:r>
        <w:bookmarkEnd w:id="875"/>
      </w:ins>
    </w:p>
    <w:p w14:paraId="37F03B23" w14:textId="2A14B831" w:rsidR="00116308" w:rsidRPr="00A946BF" w:rsidRDefault="00116308" w:rsidP="00116308">
      <w:pPr>
        <w:bidi/>
        <w:rPr>
          <w:ins w:id="877" w:author="mamad" w:date="2026-02-12T22:02:00Z"/>
          <w:rFonts w:cs="B Nazanin"/>
          <w:lang w:bidi="fa-IR"/>
        </w:rPr>
      </w:pPr>
      <w:ins w:id="878" w:author="mamad" w:date="2026-02-12T22:02:00Z">
        <w:r w:rsidRPr="00A946BF">
          <w:rPr>
            <w:rFonts w:cs="B Nazanin"/>
            <w:rtl/>
          </w:rPr>
          <w:t>در کنترل</w:t>
        </w:r>
        <w:r w:rsidRPr="00A946BF">
          <w:rPr>
            <w:rFonts w:cs="B Nazanin"/>
            <w:lang w:bidi="fa-IR"/>
          </w:rPr>
          <w:t xml:space="preserve"> PID </w:t>
        </w:r>
        <w:r w:rsidRPr="00A946BF">
          <w:rPr>
            <w:rFonts w:cs="B Nazanin"/>
            <w:rtl/>
          </w:rPr>
          <w:t>استاندارد، مشتق از</w:t>
        </w:r>
        <w:r w:rsidRPr="00A946BF">
          <w:rPr>
            <w:rFonts w:ascii="Cambria" w:hAnsi="Cambria" w:cs="Cambria" w:hint="cs"/>
            <w:rtl/>
          </w:rPr>
          <w:t> </w:t>
        </w:r>
        <w:r w:rsidRPr="00A946BF">
          <w:rPr>
            <w:rFonts w:cs="B Nazanin"/>
            <w:lang w:bidi="fa-IR"/>
          </w:rPr>
          <w:t>"</w:t>
        </w:r>
        <w:r w:rsidRPr="00A946BF">
          <w:rPr>
            <w:rFonts w:cs="B Nazanin"/>
            <w:rtl/>
          </w:rPr>
          <w:t>خطا</w:t>
        </w:r>
        <w:r w:rsidRPr="00A946BF">
          <w:rPr>
            <w:rFonts w:cs="B Nazanin"/>
            <w:lang w:bidi="fa-IR"/>
          </w:rPr>
          <w:t>" </w:t>
        </w:r>
        <w:r w:rsidRPr="00A946BF">
          <w:rPr>
            <w:rFonts w:cs="B Nazanin"/>
            <w:rtl/>
          </w:rPr>
          <w:t>گرفته می‌شود</w:t>
        </w:r>
        <w:r w:rsidRPr="00A946BF">
          <w:rPr>
            <w:rFonts w:cs="B Nazanin"/>
            <w:lang w:bidi="fa-IR"/>
          </w:rPr>
          <w:t xml:space="preserve"> (</w:t>
        </w:r>
      </w:ins>
      <m:oMath>
        <m:r>
          <w:ins w:id="879" w:author="mamad" w:date="2026-02-12T22:02:00Z">
            <w:rPr>
              <w:rFonts w:ascii="Cambria Math" w:hAnsi="Cambria Math" w:cs="B Nazanin"/>
              <w:lang w:bidi="fa-IR"/>
            </w:rPr>
            <m:t>D</m:t>
          </w:ins>
        </m:r>
        <m:f>
          <m:fPr>
            <m:ctrlPr>
              <w:ins w:id="880" w:author="mamad" w:date="2026-02-12T22:02:00Z">
                <w:rPr>
                  <w:rFonts w:ascii="Cambria Math" w:hAnsi="Cambria Math" w:cs="B Nazanin"/>
                  <w:lang w:bidi="fa-IR"/>
                </w:rPr>
              </w:ins>
            </m:ctrlPr>
          </m:fPr>
          <m:num>
            <m:r>
              <w:ins w:id="881" w:author="mamad" w:date="2026-02-12T22:02:00Z">
                <w:rPr>
                  <w:rFonts w:ascii="Cambria Math" w:hAnsi="Cambria Math" w:cs="B Nazanin"/>
                  <w:lang w:bidi="fa-IR"/>
                </w:rPr>
                <m:t>de</m:t>
              </w:ins>
            </m:r>
          </m:num>
          <m:den>
            <m:r>
              <w:ins w:id="882" w:author="mamad" w:date="2026-02-12T22:02:00Z">
                <w:rPr>
                  <w:rFonts w:ascii="Cambria Math" w:hAnsi="Cambria Math" w:cs="B Nazanin"/>
                  <w:lang w:bidi="fa-IR"/>
                </w:rPr>
                <m:t>dt</m:t>
              </w:ins>
            </m:r>
          </m:den>
        </m:f>
      </m:oMath>
      <w:ins w:id="883" w:author="mamad" w:date="2026-02-12T22:02:00Z">
        <w:r w:rsidRPr="00A946BF">
          <w:rPr>
            <w:rFonts w:cs="B Nazanin"/>
            <w:lang w:bidi="fa-IR"/>
          </w:rPr>
          <w:t>):</w:t>
        </w:r>
      </w:ins>
    </w:p>
    <w:p w14:paraId="16198F93" w14:textId="1280DB09" w:rsidR="00116308" w:rsidRPr="00A946BF" w:rsidRDefault="00116308" w:rsidP="00A946BF">
      <w:pPr>
        <w:bidi/>
        <w:jc w:val="both"/>
        <w:rPr>
          <w:ins w:id="884" w:author="mamad" w:date="2026-02-12T22:02:00Z"/>
          <w:rFonts w:cs="B Nazanin"/>
          <w:b/>
          <w:bCs/>
          <w:lang w:bidi="fa-IR"/>
        </w:rPr>
      </w:pPr>
      <w:ins w:id="885" w:author="mamad" w:date="2026-02-12T22:02:00Z">
        <w:r w:rsidRPr="00A946BF">
          <w:rPr>
            <w:rFonts w:cs="B Nazanin"/>
            <w:rtl/>
          </w:rPr>
          <w:t>مشکل</w:t>
        </w:r>
      </w:ins>
      <w:r w:rsidR="00A946BF" w:rsidRPr="00A946BF">
        <w:rPr>
          <w:rFonts w:cs="B Nazanin" w:hint="cs"/>
          <w:rtl/>
          <w:lang w:bidi="fa-IR"/>
        </w:rPr>
        <w:t xml:space="preserve"> این است</w:t>
      </w:r>
      <w:r w:rsidR="00A946BF">
        <w:rPr>
          <w:rFonts w:cs="B Nazanin" w:hint="cs"/>
          <w:b/>
          <w:bCs/>
          <w:rtl/>
          <w:lang w:bidi="fa-IR"/>
        </w:rPr>
        <w:t xml:space="preserve"> که</w:t>
      </w:r>
      <w:r w:rsidR="00A946BF">
        <w:rPr>
          <w:rFonts w:cs="B Nazanin" w:hint="cs"/>
          <w:rtl/>
          <w:lang w:bidi="fa-IR"/>
        </w:rPr>
        <w:t xml:space="preserve"> </w:t>
      </w:r>
      <w:ins w:id="886" w:author="mamad" w:date="2026-02-12T22:02:00Z">
        <w:r w:rsidRPr="00307ED9">
          <w:rPr>
            <w:rFonts w:cs="B Nazanin"/>
            <w:rtl/>
          </w:rPr>
          <w:t>وقتی سیگنال مرجع</w:t>
        </w:r>
        <w:r w:rsidRPr="00307ED9">
          <w:rPr>
            <w:rFonts w:cs="B Nazanin"/>
            <w:lang w:bidi="fa-IR"/>
          </w:rPr>
          <w:t xml:space="preserve"> (Setpoint) </w:t>
        </w:r>
        <w:r w:rsidRPr="00307ED9">
          <w:rPr>
            <w:rFonts w:cs="B Nazanin"/>
            <w:rtl/>
          </w:rPr>
          <w:t xml:space="preserve">به صورت پله‌ای تغییر می‌کند (مثلاً </w:t>
        </w:r>
        <w:r w:rsidRPr="00307ED9">
          <w:rPr>
            <w:rFonts w:cs="B Nazanin"/>
            <w:rtl/>
            <w:lang w:bidi="fa-IR"/>
          </w:rPr>
          <w:t>۰</w:t>
        </w:r>
        <w:r w:rsidRPr="00307ED9">
          <w:rPr>
            <w:rFonts w:cs="B Nazanin"/>
            <w:rtl/>
          </w:rPr>
          <w:t xml:space="preserve"> به </w:t>
        </w:r>
        <w:r w:rsidRPr="00307ED9">
          <w:rPr>
            <w:rFonts w:cs="B Nazanin"/>
            <w:rtl/>
            <w:lang w:bidi="fa-IR"/>
          </w:rPr>
          <w:t>۱۰)</w:t>
        </w:r>
        <w:r w:rsidRPr="00307ED9">
          <w:rPr>
            <w:rFonts w:cs="B Nazanin"/>
            <w:rtl/>
          </w:rPr>
          <w:t>، مشتق آن در لحظه اول بی‌نهایت (ضربه) می‌شود. این ضربه باعث می‌شود شیر فرمان باز و بسته شدن ناگهانی و شدید</w:t>
        </w:r>
        <w:r w:rsidRPr="00307ED9">
          <w:rPr>
            <w:rFonts w:cs="B Nazanin"/>
            <w:lang w:bidi="fa-IR"/>
          </w:rPr>
          <w:t xml:space="preserve"> (Spike) </w:t>
        </w:r>
        <w:r w:rsidRPr="00307ED9">
          <w:rPr>
            <w:rFonts w:cs="B Nazanin"/>
            <w:rtl/>
          </w:rPr>
          <w:t>بگیرد که به عملگر آسیب می‌زند. به این پدیده</w:t>
        </w:r>
        <w:r w:rsidRPr="00307ED9">
          <w:rPr>
            <w:rFonts w:ascii="Cambria" w:hAnsi="Cambria" w:cs="Cambria" w:hint="cs"/>
            <w:rtl/>
          </w:rPr>
          <w:t> </w:t>
        </w:r>
        <w:r w:rsidRPr="00A946BF">
          <w:rPr>
            <w:rFonts w:cs="B Nazanin"/>
            <w:rtl/>
          </w:rPr>
          <w:t>لگد مشتق</w:t>
        </w:r>
        <w:r w:rsidRPr="00A946BF">
          <w:rPr>
            <w:rFonts w:cs="B Nazanin"/>
            <w:lang w:bidi="fa-IR"/>
          </w:rPr>
          <w:t xml:space="preserve"> (Derivative Kick) </w:t>
        </w:r>
        <w:r w:rsidRPr="00A946BF">
          <w:rPr>
            <w:rFonts w:cs="B Nazanin"/>
            <w:rtl/>
          </w:rPr>
          <w:t>می‌گویند</w:t>
        </w:r>
        <w:r w:rsidRPr="00A946BF">
          <w:rPr>
            <w:rFonts w:cs="B Nazanin"/>
            <w:lang w:bidi="fa-IR"/>
          </w:rPr>
          <w:t>.</w:t>
        </w:r>
      </w:ins>
    </w:p>
    <w:p w14:paraId="6DA5B66B" w14:textId="77777777" w:rsidR="00116308" w:rsidRPr="00307ED9" w:rsidRDefault="00116308" w:rsidP="00116308">
      <w:pPr>
        <w:bidi/>
        <w:rPr>
          <w:ins w:id="887" w:author="mamad" w:date="2026-02-12T22:02:00Z"/>
          <w:rFonts w:cs="B Nazanin"/>
          <w:lang w:bidi="fa-IR"/>
        </w:rPr>
      </w:pPr>
      <w:ins w:id="888" w:author="mamad" w:date="2026-02-12T22:02:00Z">
        <w:r w:rsidRPr="00307ED9">
          <w:rPr>
            <w:rFonts w:cs="B Nazanin"/>
            <w:b/>
            <w:bCs/>
            <w:rtl/>
          </w:rPr>
          <w:t>راه حل</w:t>
        </w:r>
        <w:r w:rsidRPr="00307ED9">
          <w:rPr>
            <w:rFonts w:cs="B Nazanin"/>
            <w:b/>
            <w:bCs/>
            <w:lang w:bidi="fa-IR"/>
          </w:rPr>
          <w:t>:</w:t>
        </w:r>
      </w:ins>
    </w:p>
    <w:p w14:paraId="095413AC" w14:textId="59F92C13" w:rsidR="00116308" w:rsidRPr="00A946BF" w:rsidRDefault="00A946BF" w:rsidP="00A946BF">
      <w:pPr>
        <w:bidi/>
        <w:ind w:left="4"/>
        <w:rPr>
          <w:ins w:id="889" w:author="mamad" w:date="2026-02-12T22:02:00Z"/>
          <w:rFonts w:cs="B Nazanin"/>
          <w:lang w:bidi="fa-IR"/>
        </w:rPr>
      </w:pPr>
      <w:ins w:id="890" w:author="mamad" w:date="2026-02-12T22:09:00Z">
        <w:r w:rsidRPr="00307ED9">
          <w:rPr>
            <w:rFonts w:cs="B Nazanin"/>
            <w:noProof/>
          </w:rPr>
          <w:drawing>
            <wp:anchor distT="0" distB="0" distL="114300" distR="114300" simplePos="0" relativeHeight="251664384" behindDoc="0" locked="0" layoutInCell="1" allowOverlap="1" wp14:anchorId="4C36741A" wp14:editId="422BBC72">
              <wp:simplePos x="0" y="0"/>
              <wp:positionH relativeFrom="margin">
                <wp:posOffset>765810</wp:posOffset>
              </wp:positionH>
              <wp:positionV relativeFrom="paragraph">
                <wp:posOffset>607695</wp:posOffset>
              </wp:positionV>
              <wp:extent cx="4504055" cy="4023360"/>
              <wp:effectExtent l="0" t="0" r="0" b="0"/>
              <wp:wrapTopAndBottom/>
              <wp:docPr id="171690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7851" name=""/>
                      <pic:cNvPicPr/>
                    </pic:nvPicPr>
                    <pic:blipFill>
                      <a:blip r:embed="rId22">
                        <a:extLst>
                          <a:ext uri="{28A0092B-C50C-407E-A947-70E740481C1C}">
                            <a14:useLocalDpi xmlns:a14="http://schemas.microsoft.com/office/drawing/2010/main" val="0"/>
                          </a:ext>
                        </a:extLst>
                      </a:blip>
                      <a:stretch>
                        <a:fillRect/>
                      </a:stretch>
                    </pic:blipFill>
                    <pic:spPr>
                      <a:xfrm>
                        <a:off x="0" y="0"/>
                        <a:ext cx="4504055" cy="4023360"/>
                      </a:xfrm>
                      <a:prstGeom prst="rect">
                        <a:avLst/>
                      </a:prstGeom>
                    </pic:spPr>
                  </pic:pic>
                </a:graphicData>
              </a:graphic>
            </wp:anchor>
          </w:drawing>
        </w:r>
      </w:ins>
      <w:ins w:id="891" w:author="mamad" w:date="2026-02-12T22:02:00Z">
        <w:r w:rsidR="00116308" w:rsidRPr="00A946BF">
          <w:rPr>
            <w:rFonts w:cs="B Nazanin"/>
            <w:rtl/>
          </w:rPr>
          <w:t>به جای مشتق‌گیری از خطا</w:t>
        </w:r>
        <w:r w:rsidR="00116308" w:rsidRPr="00A946BF">
          <w:rPr>
            <w:rFonts w:cs="B Nazanin"/>
            <w:lang w:bidi="fa-IR"/>
          </w:rPr>
          <w:t xml:space="preserve"> (</w:t>
        </w:r>
      </w:ins>
      <m:oMath>
        <m:r>
          <w:ins w:id="892" w:author="mamad" w:date="2026-02-12T22:02:00Z">
            <w:rPr>
              <w:rFonts w:ascii="Cambria Math" w:hAnsi="Cambria Math" w:cs="B Nazanin"/>
              <w:lang w:bidi="fa-IR"/>
            </w:rPr>
            <m:t>e=r-y</m:t>
          </w:ins>
        </m:r>
      </m:oMath>
      <w:ins w:id="893" w:author="mamad" w:date="2026-02-12T22:02:00Z">
        <w:r w:rsidR="00116308" w:rsidRPr="00A946BF">
          <w:rPr>
            <w:rFonts w:cs="B Nazanin"/>
            <w:lang w:bidi="fa-IR"/>
          </w:rPr>
          <w:t>)</w:t>
        </w:r>
        <w:r w:rsidR="00116308" w:rsidRPr="00A946BF">
          <w:rPr>
            <w:rFonts w:cs="B Nazanin"/>
            <w:rtl/>
          </w:rPr>
          <w:t>، مشتق را از</w:t>
        </w:r>
        <w:r w:rsidR="00116308" w:rsidRPr="00A946BF">
          <w:rPr>
            <w:rFonts w:ascii="Cambria" w:hAnsi="Cambria" w:cs="Cambria" w:hint="cs"/>
            <w:rtl/>
          </w:rPr>
          <w:t> </w:t>
        </w:r>
        <w:r w:rsidR="00116308" w:rsidRPr="00A946BF">
          <w:rPr>
            <w:rFonts w:cs="B Nazanin"/>
            <w:rtl/>
          </w:rPr>
          <w:t>خروجی اندازه‌گیری‌شده</w:t>
        </w:r>
        <w:r w:rsidR="00116308" w:rsidRPr="00A946BF">
          <w:rPr>
            <w:rFonts w:cs="B Nazanin"/>
            <w:lang w:bidi="fa-IR"/>
          </w:rPr>
          <w:t xml:space="preserve"> (</w:t>
        </w:r>
      </w:ins>
      <m:oMath>
        <m:r>
          <w:ins w:id="894" w:author="mamad" w:date="2026-02-12T22:02:00Z">
            <w:rPr>
              <w:rFonts w:ascii="Cambria Math" w:hAnsi="Cambria Math" w:cs="B Nazanin"/>
              <w:lang w:bidi="fa-IR"/>
            </w:rPr>
            <m:t>y</m:t>
          </w:ins>
        </m:r>
      </m:oMath>
      <w:ins w:id="895" w:author="mamad" w:date="2026-02-12T22:02:00Z">
        <w:r w:rsidR="00116308" w:rsidRPr="00A946BF">
          <w:rPr>
            <w:rFonts w:cs="B Nazanin"/>
            <w:lang w:bidi="fa-IR"/>
          </w:rPr>
          <w:t>) </w:t>
        </w:r>
        <w:r w:rsidR="00116308" w:rsidRPr="00A946BF">
          <w:rPr>
            <w:rFonts w:cs="B Nazanin"/>
            <w:rtl/>
          </w:rPr>
          <w:t>می‌گیریم. چون ارتفاع آب</w:t>
        </w:r>
        <w:r w:rsidR="00116308" w:rsidRPr="00A946BF">
          <w:rPr>
            <w:rFonts w:cs="B Nazanin"/>
            <w:lang w:bidi="fa-IR"/>
          </w:rPr>
          <w:t xml:space="preserve"> (</w:t>
        </w:r>
      </w:ins>
      <m:oMath>
        <m:r>
          <w:ins w:id="896" w:author="mamad" w:date="2026-02-12T22:02:00Z">
            <w:rPr>
              <w:rFonts w:ascii="Cambria Math" w:hAnsi="Cambria Math" w:cs="B Nazanin"/>
              <w:lang w:bidi="fa-IR"/>
            </w:rPr>
            <m:t>y</m:t>
          </w:ins>
        </m:r>
      </m:oMath>
      <w:ins w:id="897" w:author="mamad" w:date="2026-02-12T22:02:00Z">
        <w:r w:rsidR="00116308" w:rsidRPr="00A946BF">
          <w:rPr>
            <w:rFonts w:cs="B Nazanin"/>
            <w:lang w:bidi="fa-IR"/>
          </w:rPr>
          <w:t xml:space="preserve">) </w:t>
        </w:r>
        <w:r w:rsidR="00116308" w:rsidRPr="00A946BF">
          <w:rPr>
            <w:rFonts w:cs="B Nazanin"/>
            <w:rtl/>
          </w:rPr>
          <w:t>اینرسی دارد و ناگهانی تغییر نمی‌کند، سیگنال مشتق نرم خواهد بود</w:t>
        </w:r>
        <w:r w:rsidR="00116308" w:rsidRPr="00A946BF">
          <w:rPr>
            <w:rFonts w:cs="B Nazanin"/>
            <w:lang w:bidi="fa-IR"/>
          </w:rPr>
          <w:t>.</w:t>
        </w:r>
      </w:ins>
    </w:p>
    <w:p w14:paraId="536AF7CC" w14:textId="73DFBDE1" w:rsidR="00A946BF" w:rsidRPr="00307ED9" w:rsidRDefault="00116308" w:rsidP="00A946BF">
      <w:pPr>
        <w:bidi/>
        <w:rPr>
          <w:ins w:id="898" w:author="mamad" w:date="2026-02-12T22:02:00Z"/>
          <w:rFonts w:cs="B Nazanin"/>
          <w:lang w:bidi="fa-IR"/>
        </w:rPr>
      </w:pPr>
      <w:ins w:id="899" w:author="mamad" w:date="2026-02-12T22:02:00Z">
        <w:r w:rsidRPr="00307ED9">
          <w:rPr>
            <w:rFonts w:cs="B Nazanin"/>
            <w:rtl/>
          </w:rPr>
          <w:lastRenderedPageBreak/>
          <w:t>ساختار اصلاح‌شده</w:t>
        </w:r>
        <w:r w:rsidRPr="00307ED9">
          <w:rPr>
            <w:rFonts w:cs="B Nazanin"/>
            <w:lang w:bidi="fa-IR"/>
          </w:rPr>
          <w:t>:</w:t>
        </w:r>
      </w:ins>
    </w:p>
    <w:p w14:paraId="05D124C6" w14:textId="74C76CC7" w:rsidR="00116308" w:rsidRPr="00307ED9" w:rsidRDefault="00116308" w:rsidP="00A946BF">
      <w:pPr>
        <w:bidi/>
        <w:rPr>
          <w:ins w:id="900" w:author="mamad" w:date="2026-02-12T22:09:00Z"/>
          <w:rFonts w:cs="B Nazanin"/>
          <w:rtl/>
          <w:lang w:bidi="fa-IR"/>
        </w:rPr>
      </w:pPr>
      <m:oMathPara>
        <m:oMath>
          <m:r>
            <w:ins w:id="901" w:author="mamad" w:date="2026-02-12T22:02:00Z">
              <w:rPr>
                <w:rFonts w:ascii="Cambria Math" w:hAnsi="Cambria Math" w:cs="B Nazanin"/>
                <w:lang w:bidi="fa-IR"/>
              </w:rPr>
              <m:t>u(t)=</m:t>
            </w:ins>
          </m:r>
          <m:sSub>
            <m:sSubPr>
              <m:ctrlPr>
                <w:ins w:id="902" w:author="mamad" w:date="2026-02-12T22:02:00Z">
                  <w:rPr>
                    <w:rFonts w:ascii="Cambria Math" w:hAnsi="Cambria Math" w:cs="B Nazanin"/>
                    <w:lang w:bidi="fa-IR"/>
                  </w:rPr>
                </w:ins>
              </m:ctrlPr>
            </m:sSubPr>
            <m:e>
              <m:r>
                <w:ins w:id="903" w:author="mamad" w:date="2026-02-12T22:02:00Z">
                  <w:rPr>
                    <w:rFonts w:ascii="Cambria Math" w:hAnsi="Cambria Math" w:cs="B Nazanin"/>
                    <w:lang w:bidi="fa-IR"/>
                  </w:rPr>
                  <m:t>K</m:t>
                </w:ins>
              </m:r>
            </m:e>
            <m:sub>
              <m:r>
                <w:ins w:id="904" w:author="mamad" w:date="2026-02-12T22:02:00Z">
                  <w:rPr>
                    <w:rFonts w:ascii="Cambria Math" w:hAnsi="Cambria Math" w:cs="B Nazanin"/>
                    <w:lang w:bidi="fa-IR"/>
                  </w:rPr>
                  <m:t>p</m:t>
                </w:ins>
              </m:r>
            </m:sub>
          </m:sSub>
          <m:r>
            <w:ins w:id="905" w:author="mamad" w:date="2026-02-12T22:02:00Z">
              <w:rPr>
                <w:rFonts w:ascii="Cambria Math" w:hAnsi="Cambria Math" w:cs="B Nazanin"/>
                <w:lang w:bidi="fa-IR"/>
              </w:rPr>
              <m:t>e(t)+</m:t>
            </w:ins>
          </m:r>
          <m:sSub>
            <m:sSubPr>
              <m:ctrlPr>
                <w:ins w:id="906" w:author="mamad" w:date="2026-02-12T22:02:00Z">
                  <w:rPr>
                    <w:rFonts w:ascii="Cambria Math" w:hAnsi="Cambria Math" w:cs="B Nazanin"/>
                    <w:lang w:bidi="fa-IR"/>
                  </w:rPr>
                </w:ins>
              </m:ctrlPr>
            </m:sSubPr>
            <m:e>
              <m:r>
                <w:ins w:id="907" w:author="mamad" w:date="2026-02-12T22:02:00Z">
                  <w:rPr>
                    <w:rFonts w:ascii="Cambria Math" w:hAnsi="Cambria Math" w:cs="B Nazanin"/>
                    <w:lang w:bidi="fa-IR"/>
                  </w:rPr>
                  <m:t>K</m:t>
                </w:ins>
              </m:r>
            </m:e>
            <m:sub>
              <m:r>
                <w:ins w:id="908" w:author="mamad" w:date="2026-02-12T22:02:00Z">
                  <w:rPr>
                    <w:rFonts w:ascii="Cambria Math" w:hAnsi="Cambria Math" w:cs="B Nazanin"/>
                    <w:lang w:bidi="fa-IR"/>
                  </w:rPr>
                  <m:t>i</m:t>
                </w:ins>
              </m:r>
            </m:sub>
          </m:sSub>
          <m:r>
            <w:ins w:id="909" w:author="mamad" w:date="2026-02-12T22:02:00Z">
              <w:rPr>
                <w:rFonts w:ascii="Cambria Math" w:hAnsi="Cambria Math" w:cs="B Nazanin"/>
                <w:lang w:bidi="fa-IR"/>
              </w:rPr>
              <m:t>∫e(t)dt-</m:t>
            </w:ins>
          </m:r>
          <m:sSub>
            <m:sSubPr>
              <m:ctrlPr>
                <w:ins w:id="910" w:author="mamad" w:date="2026-02-12T22:02:00Z">
                  <w:rPr>
                    <w:rFonts w:ascii="Cambria Math" w:hAnsi="Cambria Math" w:cs="B Nazanin"/>
                    <w:lang w:bidi="fa-IR"/>
                  </w:rPr>
                </w:ins>
              </m:ctrlPr>
            </m:sSubPr>
            <m:e>
              <m:r>
                <w:ins w:id="911" w:author="mamad" w:date="2026-02-12T22:02:00Z">
                  <w:rPr>
                    <w:rFonts w:ascii="Cambria Math" w:hAnsi="Cambria Math" w:cs="B Nazanin"/>
                    <w:lang w:bidi="fa-IR"/>
                  </w:rPr>
                  <m:t>K</m:t>
                </w:ins>
              </m:r>
            </m:e>
            <m:sub>
              <m:r>
                <w:ins w:id="912" w:author="mamad" w:date="2026-02-12T22:02:00Z">
                  <w:rPr>
                    <w:rFonts w:ascii="Cambria Math" w:hAnsi="Cambria Math" w:cs="B Nazanin"/>
                    <w:lang w:bidi="fa-IR"/>
                  </w:rPr>
                  <m:t>d</m:t>
                </w:ins>
              </m:r>
            </m:sub>
          </m:sSub>
          <m:f>
            <m:fPr>
              <m:ctrlPr>
                <w:ins w:id="913" w:author="mamad" w:date="2026-02-12T22:02:00Z">
                  <w:rPr>
                    <w:rFonts w:ascii="Cambria Math" w:hAnsi="Cambria Math" w:cs="B Nazanin"/>
                    <w:lang w:bidi="fa-IR"/>
                  </w:rPr>
                </w:ins>
              </m:ctrlPr>
            </m:fPr>
            <m:num>
              <m:r>
                <w:ins w:id="914" w:author="mamad" w:date="2026-02-12T22:02:00Z">
                  <w:rPr>
                    <w:rFonts w:ascii="Cambria Math" w:hAnsi="Cambria Math" w:cs="B Nazanin"/>
                    <w:lang w:bidi="fa-IR"/>
                  </w:rPr>
                  <m:t>dy</m:t>
                </w:ins>
              </m:r>
            </m:num>
            <m:den>
              <m:r>
                <w:ins w:id="915" w:author="mamad" w:date="2026-02-12T22:02:00Z">
                  <w:rPr>
                    <w:rFonts w:ascii="Cambria Math" w:hAnsi="Cambria Math" w:cs="B Nazanin"/>
                    <w:lang w:bidi="fa-IR"/>
                  </w:rPr>
                  <m:t>dt</m:t>
                </w:ins>
              </m:r>
            </m:den>
          </m:f>
        </m:oMath>
      </m:oMathPara>
    </w:p>
    <w:p w14:paraId="5C26D210" w14:textId="23856AB5" w:rsidR="00116308" w:rsidRPr="00307ED9" w:rsidRDefault="00983449" w:rsidP="00116308">
      <w:pPr>
        <w:bidi/>
        <w:rPr>
          <w:ins w:id="916" w:author="mamad" w:date="2026-02-12T22:49:00Z"/>
          <w:rFonts w:cs="B Nazanin"/>
          <w:rtl/>
          <w:lang w:bidi="fa-IR"/>
        </w:rPr>
      </w:pPr>
      <w:ins w:id="917" w:author="mamad" w:date="2026-02-12T22:11:00Z">
        <w:r w:rsidRPr="00307ED9">
          <w:rPr>
            <w:rFonts w:cs="B Nazanin" w:hint="cs"/>
            <w:rtl/>
            <w:lang w:bidi="fa-IR"/>
          </w:rPr>
          <w:t>سیمولینک :</w:t>
        </w:r>
      </w:ins>
    </w:p>
    <w:p w14:paraId="01B43DFD" w14:textId="634C7A47" w:rsidR="001230D1" w:rsidRPr="00307ED9" w:rsidRDefault="00A946BF" w:rsidP="001230D1">
      <w:pPr>
        <w:bidi/>
        <w:rPr>
          <w:ins w:id="918" w:author="mamad" w:date="2026-02-12T22:49:00Z"/>
          <w:rFonts w:cs="B Nazanin"/>
          <w:rtl/>
          <w:lang w:bidi="fa-IR"/>
        </w:rPr>
      </w:pPr>
      <w:ins w:id="919" w:author="mamad" w:date="2026-02-12T22:49:00Z">
        <w:r w:rsidRPr="00307ED9">
          <w:rPr>
            <w:rFonts w:cs="B Nazanin"/>
            <w:noProof/>
          </w:rPr>
          <w:drawing>
            <wp:inline distT="0" distB="0" distL="0" distR="0" wp14:anchorId="3B222908" wp14:editId="288CF8A4">
              <wp:extent cx="5343525" cy="4838700"/>
              <wp:effectExtent l="0" t="0" r="9525" b="0"/>
              <wp:docPr id="104123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34377" name=""/>
                      <pic:cNvPicPr/>
                    </pic:nvPicPr>
                    <pic:blipFill>
                      <a:blip r:embed="rId23"/>
                      <a:stretch>
                        <a:fillRect/>
                      </a:stretch>
                    </pic:blipFill>
                    <pic:spPr>
                      <a:xfrm>
                        <a:off x="0" y="0"/>
                        <a:ext cx="5343525" cy="4838700"/>
                      </a:xfrm>
                      <a:prstGeom prst="rect">
                        <a:avLst/>
                      </a:prstGeom>
                    </pic:spPr>
                  </pic:pic>
                </a:graphicData>
              </a:graphic>
            </wp:inline>
          </w:drawing>
        </w:r>
      </w:ins>
    </w:p>
    <w:p w14:paraId="4DD721A0" w14:textId="76C31F2B" w:rsidR="00070883" w:rsidRPr="00307ED9" w:rsidRDefault="00A946BF" w:rsidP="00A946BF">
      <w:pPr>
        <w:bidi/>
        <w:rPr>
          <w:ins w:id="920" w:author="mamad" w:date="2026-02-12T23:11:00Z"/>
          <w:rFonts w:cs="B Nazanin"/>
          <w:rtl/>
          <w:lang w:bidi="fa-IR"/>
        </w:rPr>
      </w:pPr>
      <w:ins w:id="921" w:author="mamad" w:date="2026-02-12T22:46:00Z">
        <w:r w:rsidRPr="00307ED9">
          <w:rPr>
            <w:rFonts w:cs="B Nazanin"/>
            <w:noProof/>
          </w:rPr>
          <w:lastRenderedPageBreak/>
          <w:drawing>
            <wp:anchor distT="0" distB="0" distL="114300" distR="114300" simplePos="0" relativeHeight="251665408" behindDoc="0" locked="0" layoutInCell="1" allowOverlap="1" wp14:anchorId="5E1DA83F" wp14:editId="0E65DC8F">
              <wp:simplePos x="0" y="0"/>
              <wp:positionH relativeFrom="column">
                <wp:posOffset>332740</wp:posOffset>
              </wp:positionH>
              <wp:positionV relativeFrom="paragraph">
                <wp:posOffset>906780</wp:posOffset>
              </wp:positionV>
              <wp:extent cx="4579620" cy="2421255"/>
              <wp:effectExtent l="0" t="0" r="0" b="0"/>
              <wp:wrapTopAndBottom/>
              <wp:docPr id="100637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9084" name=""/>
                      <pic:cNvPicPr/>
                    </pic:nvPicPr>
                    <pic:blipFill>
                      <a:blip r:embed="rId24">
                        <a:extLst>
                          <a:ext uri="{28A0092B-C50C-407E-A947-70E740481C1C}">
                            <a14:useLocalDpi xmlns:a14="http://schemas.microsoft.com/office/drawing/2010/main" val="0"/>
                          </a:ext>
                        </a:extLst>
                      </a:blip>
                      <a:stretch>
                        <a:fillRect/>
                      </a:stretch>
                    </pic:blipFill>
                    <pic:spPr>
                      <a:xfrm>
                        <a:off x="0" y="0"/>
                        <a:ext cx="4579620" cy="2421255"/>
                      </a:xfrm>
                      <a:prstGeom prst="rect">
                        <a:avLst/>
                      </a:prstGeom>
                    </pic:spPr>
                  </pic:pic>
                </a:graphicData>
              </a:graphic>
              <wp14:sizeRelH relativeFrom="margin">
                <wp14:pctWidth>0</wp14:pctWidth>
              </wp14:sizeRelH>
              <wp14:sizeRelV relativeFrom="margin">
                <wp14:pctHeight>0</wp14:pctHeight>
              </wp14:sizeRelV>
            </wp:anchor>
          </w:drawing>
        </w:r>
      </w:ins>
      <w:ins w:id="922" w:author="mamad" w:date="2026-02-12T22:57:00Z">
        <w:r w:rsidR="00A61504" w:rsidRPr="00307ED9">
          <w:rPr>
            <w:rFonts w:cs="B Nazanin" w:hint="cs"/>
            <w:rtl/>
            <w:lang w:bidi="fa-IR"/>
          </w:rPr>
          <w:t>چیزی که من از تفاوت این دو نمودار برداشت کردم این</w:t>
        </w:r>
      </w:ins>
      <w:r>
        <w:rPr>
          <w:rFonts w:cs="B Nazanin" w:hint="cs"/>
          <w:rtl/>
          <w:lang w:bidi="fa-IR"/>
        </w:rPr>
        <w:t xml:space="preserve"> است</w:t>
      </w:r>
      <w:ins w:id="923" w:author="mamad" w:date="2026-02-12T22:57:00Z">
        <w:r w:rsidR="00A61504" w:rsidRPr="00307ED9">
          <w:rPr>
            <w:rFonts w:cs="B Nazanin" w:hint="cs"/>
            <w:rtl/>
            <w:lang w:bidi="fa-IR"/>
          </w:rPr>
          <w:t xml:space="preserve"> که </w:t>
        </w:r>
      </w:ins>
      <w:ins w:id="924" w:author="mamad" w:date="2026-02-12T23:03:00Z">
        <w:r w:rsidR="00A61504" w:rsidRPr="00307ED9">
          <w:rPr>
            <w:rFonts w:cs="B Nazanin" w:hint="cs"/>
            <w:rtl/>
            <w:lang w:bidi="fa-IR"/>
          </w:rPr>
          <w:t>وقتی توی کد متلب میخوا</w:t>
        </w:r>
      </w:ins>
      <w:r>
        <w:rPr>
          <w:rFonts w:cs="B Nazanin" w:hint="cs"/>
          <w:rtl/>
          <w:lang w:bidi="fa-IR"/>
        </w:rPr>
        <w:t>ه</w:t>
      </w:r>
      <w:ins w:id="925" w:author="mamad" w:date="2026-02-12T23:03:00Z">
        <w:r w:rsidR="00A61504" w:rsidRPr="00307ED9">
          <w:rPr>
            <w:rFonts w:cs="B Nazanin" w:hint="cs"/>
            <w:rtl/>
            <w:lang w:bidi="fa-IR"/>
          </w:rPr>
          <w:t>یم از اورشوت شیر خروجی را باز کنیم محدودیتی توی ورودی نداریم ولی توی سیمولینک محدودیت وجود دارد</w:t>
        </w:r>
      </w:ins>
      <w:r>
        <w:rPr>
          <w:rFonts w:cs="B Nazanin" w:hint="cs"/>
          <w:rtl/>
          <w:lang w:bidi="fa-IR"/>
        </w:rPr>
        <w:t>.</w:t>
      </w:r>
    </w:p>
    <w:p w14:paraId="464373B5" w14:textId="483E8EAD" w:rsidR="00070883" w:rsidRPr="00307ED9" w:rsidRDefault="00070883" w:rsidP="000174FC">
      <w:pPr>
        <w:pStyle w:val="Heading2"/>
        <w:bidi/>
        <w:rPr>
          <w:ins w:id="926" w:author="mamad" w:date="2026-02-12T23:11:00Z"/>
          <w:lang w:bidi="fa-IR"/>
        </w:rPr>
      </w:pPr>
      <w:bookmarkStart w:id="927" w:name="_Toc221808036"/>
      <w:ins w:id="928" w:author="mamad" w:date="2026-02-12T23:11:00Z">
        <w:r w:rsidRPr="00307ED9">
          <w:rPr>
            <w:rtl/>
          </w:rPr>
          <w:t>چرا کنترل‌کننده</w:t>
        </w:r>
        <w:r w:rsidRPr="00307ED9">
          <w:rPr>
            <w:lang w:bidi="fa-IR"/>
          </w:rPr>
          <w:t xml:space="preserve"> P </w:t>
        </w:r>
        <w:r w:rsidRPr="00307ED9">
          <w:rPr>
            <w:rtl/>
          </w:rPr>
          <w:t>(تناسبی) انتخاب نشد؟</w:t>
        </w:r>
        <w:bookmarkEnd w:id="927"/>
      </w:ins>
    </w:p>
    <w:p w14:paraId="2CCE89A2" w14:textId="21CDBD2E" w:rsidR="00070883" w:rsidRPr="00307ED9" w:rsidRDefault="00070883" w:rsidP="00A946BF">
      <w:pPr>
        <w:bidi/>
        <w:rPr>
          <w:ins w:id="929" w:author="mamad" w:date="2026-02-12T23:11:00Z"/>
          <w:rFonts w:cs="B Nazanin"/>
          <w:lang w:bidi="fa-IR"/>
        </w:rPr>
      </w:pPr>
      <w:ins w:id="930" w:author="mamad" w:date="2026-02-12T23:11:00Z">
        <w:r w:rsidRPr="00A946BF">
          <w:rPr>
            <w:rFonts w:cs="B Nazanin"/>
            <w:rtl/>
          </w:rPr>
          <w:t>مشکل اساسی: خطای حالت ماندگار</w:t>
        </w:r>
        <w:r w:rsidRPr="00A946BF">
          <w:rPr>
            <w:rFonts w:cs="B Nazanin"/>
            <w:lang w:bidi="fa-IR"/>
          </w:rPr>
          <w:t xml:space="preserve"> (Steady-State Error)</w:t>
        </w:r>
        <w:r w:rsidRPr="00307ED9">
          <w:rPr>
            <w:rFonts w:cs="B Nazanin"/>
            <w:lang w:bidi="fa-IR"/>
          </w:rPr>
          <w:br/>
        </w:r>
        <w:r w:rsidRPr="00307ED9">
          <w:rPr>
            <w:rFonts w:cs="B Nazanin"/>
            <w:rtl/>
          </w:rPr>
          <w:t>سیستم تانکر آب ذاتاً یک سیستم</w:t>
        </w:r>
        <w:r w:rsidRPr="00307ED9">
          <w:rPr>
            <w:rFonts w:ascii="Cambria" w:hAnsi="Cambria" w:cs="Cambria" w:hint="cs"/>
            <w:rtl/>
          </w:rPr>
          <w:t> </w:t>
        </w:r>
        <w:r w:rsidRPr="00A946BF">
          <w:rPr>
            <w:rFonts w:cs="B Nazanin"/>
            <w:rtl/>
          </w:rPr>
          <w:t>تایپ صفر</w:t>
        </w:r>
        <w:r w:rsidRPr="00A946BF">
          <w:rPr>
            <w:rFonts w:cs="B Nazanin"/>
            <w:lang w:bidi="fa-IR"/>
          </w:rPr>
          <w:t xml:space="preserve"> (Type 0) </w:t>
        </w:r>
        <w:r w:rsidRPr="00A946BF">
          <w:rPr>
            <w:rFonts w:cs="B Nazanin"/>
            <w:rtl/>
          </w:rPr>
          <w:t>است؛ یعنی تابع</w:t>
        </w:r>
        <w:r w:rsidRPr="00307ED9">
          <w:rPr>
            <w:rFonts w:cs="B Nazanin"/>
            <w:rtl/>
          </w:rPr>
          <w:t xml:space="preserve"> تبدیل حلقه‌باز آن فاقد قطب در مبدأ است</w:t>
        </w:r>
        <w:r w:rsidRPr="00307ED9">
          <w:rPr>
            <w:rFonts w:cs="B Nazanin"/>
            <w:lang w:bidi="fa-IR"/>
          </w:rPr>
          <w:t>.</w:t>
        </w:r>
      </w:ins>
    </w:p>
    <w:p w14:paraId="0A82CB52" w14:textId="77777777" w:rsidR="00070883" w:rsidRPr="00307ED9" w:rsidRDefault="00070883" w:rsidP="00070883">
      <w:pPr>
        <w:bidi/>
        <w:rPr>
          <w:ins w:id="931" w:author="mamad" w:date="2026-02-12T23:11:00Z"/>
          <w:rFonts w:cs="B Nazanin"/>
          <w:lang w:bidi="fa-IR"/>
        </w:rPr>
      </w:pPr>
      <w:ins w:id="932" w:author="mamad" w:date="2026-02-12T23:11:00Z">
        <w:r w:rsidRPr="00307ED9">
          <w:rPr>
            <w:rFonts w:cs="B Nazanin"/>
            <w:rtl/>
          </w:rPr>
          <w:t>در کنترل‌کننده تناسبی، رابطه ورودی-خروجی به صورت زیر است</w:t>
        </w:r>
        <w:r w:rsidRPr="00307ED9">
          <w:rPr>
            <w:rFonts w:cs="B Nazanin"/>
            <w:lang w:bidi="fa-IR"/>
          </w:rPr>
          <w:t>:</w:t>
        </w:r>
      </w:ins>
    </w:p>
    <w:p w14:paraId="56BEB67F" w14:textId="4DA6BBAE" w:rsidR="00070883" w:rsidRPr="00307ED9" w:rsidRDefault="00070883" w:rsidP="00070883">
      <w:pPr>
        <w:bidi/>
        <w:rPr>
          <w:ins w:id="933" w:author="mamad" w:date="2026-02-12T23:11:00Z"/>
          <w:rFonts w:cs="B Nazanin"/>
          <w:lang w:bidi="fa-IR"/>
        </w:rPr>
      </w:pPr>
      <m:oMathPara>
        <m:oMath>
          <m:r>
            <w:ins w:id="934" w:author="mamad" w:date="2026-02-12T23:11:00Z">
              <w:rPr>
                <w:rFonts w:ascii="Cambria Math" w:hAnsi="Cambria Math" w:cs="B Nazanin"/>
                <w:lang w:bidi="fa-IR"/>
              </w:rPr>
              <m:t>u(t)=</m:t>
            </w:ins>
          </m:r>
          <m:sSub>
            <m:sSubPr>
              <m:ctrlPr>
                <w:ins w:id="935" w:author="mamad" w:date="2026-02-12T23:11:00Z">
                  <w:rPr>
                    <w:rFonts w:ascii="Cambria Math" w:hAnsi="Cambria Math" w:cs="B Nazanin"/>
                    <w:lang w:bidi="fa-IR"/>
                  </w:rPr>
                </w:ins>
              </m:ctrlPr>
            </m:sSubPr>
            <m:e>
              <m:r>
                <w:ins w:id="936" w:author="mamad" w:date="2026-02-12T23:11:00Z">
                  <w:rPr>
                    <w:rFonts w:ascii="Cambria Math" w:hAnsi="Cambria Math" w:cs="B Nazanin"/>
                    <w:lang w:bidi="fa-IR"/>
                  </w:rPr>
                  <m:t>K</m:t>
                </w:ins>
              </m:r>
            </m:e>
            <m:sub>
              <m:r>
                <w:ins w:id="937" w:author="mamad" w:date="2026-02-12T23:11:00Z">
                  <w:rPr>
                    <w:rFonts w:ascii="Cambria Math" w:hAnsi="Cambria Math" w:cs="B Nazanin"/>
                    <w:lang w:bidi="fa-IR"/>
                  </w:rPr>
                  <m:t>p</m:t>
                </w:ins>
              </m:r>
            </m:sub>
          </m:sSub>
          <m:r>
            <w:ins w:id="938" w:author="mamad" w:date="2026-02-12T23:11:00Z">
              <w:rPr>
                <w:rFonts w:ascii="Cambria Math" w:hAnsi="Cambria Math" w:cs="B Nazanin"/>
                <w:lang w:bidi="fa-IR"/>
              </w:rPr>
              <m:t>e(t)</m:t>
            </w:ins>
          </m:r>
          <m:r>
            <w:ins w:id="939" w:author="mamad" w:date="2026-02-12T23:11:00Z">
              <m:rPr>
                <m:sty m:val="p"/>
              </m:rPr>
              <w:rPr>
                <w:rFonts w:ascii="Cambria Math" w:hAnsi="Cambria Math" w:cs="B Nazanin"/>
                <w:lang w:bidi="fa-IR"/>
              </w:rPr>
              <w:br/>
            </w:ins>
          </m:r>
        </m:oMath>
      </m:oMathPara>
    </w:p>
    <w:p w14:paraId="6D6BF855" w14:textId="5769A45C" w:rsidR="00070883" w:rsidRPr="00307ED9" w:rsidRDefault="00070883" w:rsidP="00070883">
      <w:pPr>
        <w:bidi/>
        <w:rPr>
          <w:ins w:id="940" w:author="mamad" w:date="2026-02-12T23:11:00Z"/>
          <w:rFonts w:cs="B Nazanin"/>
          <w:lang w:bidi="fa-IR"/>
        </w:rPr>
      </w:pPr>
      <w:ins w:id="941" w:author="mamad" w:date="2026-02-12T23:11:00Z">
        <w:r w:rsidRPr="00307ED9">
          <w:rPr>
            <w:rFonts w:cs="B Nazanin"/>
            <w:rtl/>
          </w:rPr>
          <w:t xml:space="preserve">برای اینکه شیر ورودی در حالت پایدار مقدار غیرصفر داشته باشد (تا آب در ارتفاع </w:t>
        </w:r>
        <w:r w:rsidRPr="00307ED9">
          <w:rPr>
            <w:rFonts w:cs="B Nazanin"/>
            <w:rtl/>
            <w:lang w:bidi="fa-IR"/>
          </w:rPr>
          <w:t>۱۰</w:t>
        </w:r>
        <w:r w:rsidRPr="00307ED9">
          <w:rPr>
            <w:rFonts w:cs="B Nazanin"/>
            <w:rtl/>
          </w:rPr>
          <w:t xml:space="preserve"> متر ثابت بماند)، باید</w:t>
        </w:r>
        <w:r w:rsidRPr="00307ED9">
          <w:rPr>
            <w:rFonts w:ascii="Cambria" w:hAnsi="Cambria" w:cs="Cambria" w:hint="cs"/>
            <w:rtl/>
          </w:rPr>
          <w:t> </w:t>
        </w:r>
      </w:ins>
      <m:oMath>
        <m:r>
          <w:ins w:id="942" w:author="mamad" w:date="2026-02-12T23:11:00Z">
            <w:rPr>
              <w:rFonts w:ascii="Cambria Math" w:hAnsi="Cambria Math" w:cs="B Nazanin"/>
              <w:lang w:bidi="fa-IR"/>
            </w:rPr>
            <m:t>u(t)</m:t>
          </w:ins>
        </m:r>
        <m:r>
          <w:ins w:id="943" w:author="mamad" w:date="2026-02-12T23:11:00Z">
            <m:rPr>
              <m:sty m:val="p"/>
            </m:rPr>
            <w:rPr>
              <w:rFonts w:ascii="Cambria Math" w:hAnsi="Cambria Math" w:cs="B Nazanin"/>
              <w:lang w:bidi="fa-IR"/>
            </w:rPr>
            <m:t>≠</m:t>
          </w:ins>
        </m:r>
        <m:r>
          <w:ins w:id="944" w:author="mamad" w:date="2026-02-12T23:11:00Z">
            <w:rPr>
              <w:rFonts w:ascii="Cambria Math" w:hAnsi="Cambria Math" w:cs="B Nazanin"/>
              <w:lang w:bidi="fa-IR"/>
            </w:rPr>
            <m:t>0</m:t>
          </w:ins>
        </m:r>
      </m:oMath>
      <w:ins w:id="945" w:author="mamad" w:date="2026-02-12T23:11:00Z">
        <w:r w:rsidRPr="00307ED9">
          <w:rPr>
            <w:rFonts w:cs="B Nazanin"/>
            <w:lang w:bidi="fa-IR"/>
          </w:rPr>
          <w:t> </w:t>
        </w:r>
        <w:r w:rsidRPr="00307ED9">
          <w:rPr>
            <w:rFonts w:cs="B Nazanin"/>
            <w:rtl/>
          </w:rPr>
          <w:t>باشد. طبق رابطه فوق، وجود</w:t>
        </w:r>
        <w:r w:rsidRPr="00307ED9">
          <w:rPr>
            <w:rFonts w:ascii="Cambria" w:hAnsi="Cambria" w:cs="Cambria" w:hint="cs"/>
            <w:rtl/>
          </w:rPr>
          <w:t> </w:t>
        </w:r>
      </w:ins>
      <m:oMath>
        <m:r>
          <w:ins w:id="946" w:author="mamad" w:date="2026-02-12T23:11:00Z">
            <w:rPr>
              <w:rFonts w:ascii="Cambria Math" w:hAnsi="Cambria Math" w:cs="B Nazanin"/>
              <w:lang w:bidi="fa-IR"/>
            </w:rPr>
            <m:t>u(t)</m:t>
          </w:ins>
        </m:r>
      </m:oMath>
      <w:ins w:id="947" w:author="mamad" w:date="2026-02-12T23:11:00Z">
        <w:r w:rsidRPr="00307ED9">
          <w:rPr>
            <w:rFonts w:cs="B Nazanin"/>
            <w:lang w:bidi="fa-IR"/>
          </w:rPr>
          <w:t> </w:t>
        </w:r>
        <w:r w:rsidRPr="00307ED9">
          <w:rPr>
            <w:rFonts w:cs="B Nazanin"/>
            <w:rtl/>
          </w:rPr>
          <w:t>غیرصفر مستلزم وجود</w:t>
        </w:r>
        <w:r w:rsidRPr="00307ED9">
          <w:rPr>
            <w:rFonts w:ascii="Cambria" w:hAnsi="Cambria" w:cs="Cambria" w:hint="cs"/>
            <w:rtl/>
          </w:rPr>
          <w:t> </w:t>
        </w:r>
      </w:ins>
      <m:oMath>
        <m:r>
          <w:ins w:id="948" w:author="mamad" w:date="2026-02-12T23:11:00Z">
            <w:rPr>
              <w:rFonts w:ascii="Cambria Math" w:hAnsi="Cambria Math" w:cs="B Nazanin"/>
              <w:lang w:bidi="fa-IR"/>
            </w:rPr>
            <m:t>e(t)</m:t>
          </w:ins>
        </m:r>
      </m:oMath>
      <w:ins w:id="949" w:author="mamad" w:date="2026-02-12T23:11:00Z">
        <w:r w:rsidRPr="00307ED9">
          <w:rPr>
            <w:rFonts w:cs="B Nazanin"/>
            <w:lang w:bidi="fa-IR"/>
          </w:rPr>
          <w:t> </w:t>
        </w:r>
        <w:r w:rsidRPr="00307ED9">
          <w:rPr>
            <w:rFonts w:cs="B Nazanin"/>
            <w:rtl/>
          </w:rPr>
          <w:t>غیرصفر است</w:t>
        </w:r>
        <w:r w:rsidRPr="00307ED9">
          <w:rPr>
            <w:rFonts w:cs="B Nazanin"/>
            <w:lang w:bidi="fa-IR"/>
          </w:rPr>
          <w:t>.</w:t>
        </w:r>
      </w:ins>
    </w:p>
    <w:p w14:paraId="6222B8AE" w14:textId="77777777" w:rsidR="00070883" w:rsidRPr="00307ED9" w:rsidRDefault="00070883" w:rsidP="00070883">
      <w:pPr>
        <w:bidi/>
        <w:rPr>
          <w:ins w:id="950" w:author="mamad" w:date="2026-02-12T23:11:00Z"/>
          <w:rFonts w:cs="B Nazanin"/>
          <w:lang w:bidi="fa-IR"/>
        </w:rPr>
      </w:pPr>
      <w:ins w:id="951" w:author="mamad" w:date="2026-02-12T23:11:00Z">
        <w:r w:rsidRPr="00307ED9">
          <w:rPr>
            <w:rFonts w:cs="B Nazanin"/>
            <w:b/>
            <w:bCs/>
            <w:rtl/>
          </w:rPr>
          <w:t>نتیجه</w:t>
        </w:r>
        <w:r w:rsidRPr="00307ED9">
          <w:rPr>
            <w:rFonts w:cs="B Nazanin"/>
            <w:b/>
            <w:bCs/>
            <w:lang w:bidi="fa-IR"/>
          </w:rPr>
          <w:t>:</w:t>
        </w:r>
      </w:ins>
    </w:p>
    <w:p w14:paraId="45F797E8" w14:textId="6915F69E" w:rsidR="00070883" w:rsidRPr="00A946BF" w:rsidRDefault="00070883" w:rsidP="000174FC">
      <w:pPr>
        <w:bidi/>
        <w:ind w:left="4"/>
        <w:jc w:val="both"/>
        <w:rPr>
          <w:ins w:id="952" w:author="mamad" w:date="2026-02-12T23:11:00Z"/>
          <w:rFonts w:cs="B Nazanin"/>
          <w:lang w:bidi="fa-IR"/>
        </w:rPr>
      </w:pPr>
      <w:ins w:id="953" w:author="mamad" w:date="2026-02-12T23:11:00Z">
        <w:r w:rsidRPr="00A946BF">
          <w:rPr>
            <w:rFonts w:cs="B Nazanin"/>
            <w:rtl/>
          </w:rPr>
          <w:t>با کنترل‌کننده</w:t>
        </w:r>
        <w:r w:rsidRPr="00A946BF">
          <w:rPr>
            <w:rFonts w:cs="B Nazanin"/>
            <w:lang w:bidi="fa-IR"/>
          </w:rPr>
          <w:t xml:space="preserve"> P</w:t>
        </w:r>
        <w:r w:rsidRPr="00A946BF">
          <w:rPr>
            <w:rFonts w:cs="B Nazanin"/>
            <w:rtl/>
          </w:rPr>
          <w:t xml:space="preserve">، ارتفاع آب هیچ‌گاه به مقدار مرجع </w:t>
        </w:r>
        <w:r w:rsidRPr="00A946BF">
          <w:rPr>
            <w:rFonts w:cs="B Nazanin"/>
            <w:rtl/>
            <w:lang w:bidi="fa-IR"/>
          </w:rPr>
          <w:t>۱۰</w:t>
        </w:r>
        <w:r w:rsidRPr="00A946BF">
          <w:rPr>
            <w:rFonts w:cs="B Nazanin"/>
            <w:rtl/>
          </w:rPr>
          <w:t xml:space="preserve"> متر نمی‌رسد و در مقداری کمتر (مثلاً </w:t>
        </w:r>
        <w:r w:rsidRPr="00A946BF">
          <w:rPr>
            <w:rFonts w:cs="B Nazanin"/>
            <w:rtl/>
            <w:lang w:bidi="fa-IR"/>
          </w:rPr>
          <w:t>۹.۵</w:t>
        </w:r>
        <w:r w:rsidRPr="00A946BF">
          <w:rPr>
            <w:rFonts w:cs="B Nazanin"/>
            <w:rtl/>
          </w:rPr>
          <w:t xml:space="preserve"> متر) متوقف می‌شود</w:t>
        </w:r>
        <w:r w:rsidRPr="00A946BF">
          <w:rPr>
            <w:rFonts w:cs="B Nazanin"/>
            <w:lang w:bidi="fa-IR"/>
          </w:rPr>
          <w:t>.</w:t>
        </w:r>
      </w:ins>
      <w:r w:rsidR="00A946BF" w:rsidRPr="00A946BF">
        <w:rPr>
          <w:rFonts w:cs="B Nazanin" w:hint="cs"/>
          <w:rtl/>
          <w:lang w:bidi="fa-IR"/>
        </w:rPr>
        <w:t xml:space="preserve"> </w:t>
      </w:r>
      <w:ins w:id="954" w:author="mamad" w:date="2026-02-12T23:11:00Z">
        <w:r w:rsidRPr="00A946BF">
          <w:rPr>
            <w:rFonts w:cs="B Nazanin"/>
            <w:rtl/>
          </w:rPr>
          <w:t>این پدیده</w:t>
        </w:r>
        <w:r w:rsidRPr="00A946BF">
          <w:rPr>
            <w:rFonts w:ascii="Cambria" w:hAnsi="Cambria" w:cs="Cambria" w:hint="cs"/>
            <w:rtl/>
          </w:rPr>
          <w:t> </w:t>
        </w:r>
        <w:r w:rsidRPr="00A946BF">
          <w:rPr>
            <w:rFonts w:cs="B Nazanin"/>
            <w:rtl/>
          </w:rPr>
          <w:t>آفست</w:t>
        </w:r>
        <w:r w:rsidRPr="00A946BF">
          <w:rPr>
            <w:rFonts w:cs="B Nazanin"/>
            <w:lang w:bidi="fa-IR"/>
          </w:rPr>
          <w:t xml:space="preserve"> (Offset) </w:t>
        </w:r>
        <w:r w:rsidRPr="00A946BF">
          <w:rPr>
            <w:rFonts w:cs="B Nazanin"/>
            <w:rtl/>
          </w:rPr>
          <w:t>نام دارد</w:t>
        </w:r>
        <w:r w:rsidRPr="00A946BF">
          <w:rPr>
            <w:rFonts w:cs="B Nazanin"/>
            <w:lang w:bidi="fa-IR"/>
          </w:rPr>
          <w:t>.</w:t>
        </w:r>
      </w:ins>
      <w:r w:rsidR="00A946BF" w:rsidRPr="00A946BF">
        <w:rPr>
          <w:rFonts w:cs="B Nazanin" w:hint="cs"/>
          <w:rtl/>
          <w:lang w:bidi="fa-IR"/>
        </w:rPr>
        <w:t xml:space="preserve"> </w:t>
      </w:r>
      <w:ins w:id="955" w:author="mamad" w:date="2026-02-12T23:11:00Z">
        <w:r w:rsidRPr="00A946BF">
          <w:rPr>
            <w:rFonts w:cs="B Nazanin"/>
            <w:rtl/>
          </w:rPr>
          <w:t>افزایش</w:t>
        </w:r>
        <w:r w:rsidRPr="00A946BF">
          <w:rPr>
            <w:rFonts w:ascii="Cambria" w:hAnsi="Cambria" w:cs="Cambria" w:hint="cs"/>
            <w:rtl/>
          </w:rPr>
          <w:t> </w:t>
        </w:r>
      </w:ins>
      <m:oMath>
        <m:sSub>
          <m:sSubPr>
            <m:ctrlPr>
              <w:ins w:id="956" w:author="mamad" w:date="2026-02-12T23:11:00Z">
                <w:rPr>
                  <w:rFonts w:ascii="Cambria Math" w:hAnsi="Cambria Math" w:cs="B Nazanin"/>
                  <w:lang w:bidi="fa-IR"/>
                </w:rPr>
              </w:ins>
            </m:ctrlPr>
          </m:sSubPr>
          <m:e>
            <m:r>
              <w:ins w:id="957" w:author="mamad" w:date="2026-02-12T23:11:00Z">
                <w:rPr>
                  <w:rFonts w:ascii="Cambria Math" w:hAnsi="Cambria Math" w:cs="B Nazanin"/>
                  <w:lang w:bidi="fa-IR"/>
                </w:rPr>
                <m:t>K</m:t>
              </w:ins>
            </m:r>
          </m:e>
          <m:sub>
            <m:r>
              <w:ins w:id="958" w:author="mamad" w:date="2026-02-12T23:11:00Z">
                <w:rPr>
                  <w:rFonts w:ascii="Cambria Math" w:hAnsi="Cambria Math" w:cs="B Nazanin"/>
                  <w:lang w:bidi="fa-IR"/>
                </w:rPr>
                <m:t>p</m:t>
              </w:ins>
            </m:r>
          </m:sub>
        </m:sSub>
      </m:oMath>
      <w:ins w:id="959" w:author="mamad" w:date="2026-02-12T23:11:00Z">
        <w:r w:rsidRPr="00A946BF">
          <w:rPr>
            <w:rFonts w:cs="B Nazanin"/>
            <w:lang w:bidi="fa-IR"/>
          </w:rPr>
          <w:t> </w:t>
        </w:r>
        <w:r w:rsidRPr="00A946BF">
          <w:rPr>
            <w:rFonts w:cs="B Nazanin"/>
            <w:rtl/>
          </w:rPr>
          <w:t>خطا را کاهش می‌دهد اما</w:t>
        </w:r>
        <w:r w:rsidRPr="00A946BF">
          <w:rPr>
            <w:rFonts w:ascii="Cambria" w:hAnsi="Cambria" w:cs="Cambria" w:hint="cs"/>
            <w:rtl/>
          </w:rPr>
          <w:t> </w:t>
        </w:r>
        <w:r w:rsidRPr="00A946BF">
          <w:rPr>
            <w:rFonts w:cs="B Nazanin"/>
            <w:rtl/>
          </w:rPr>
          <w:t>هرگز به صفر نمی‌رساند</w:t>
        </w:r>
        <w:r w:rsidRPr="00A946BF">
          <w:rPr>
            <w:rFonts w:cs="B Nazanin"/>
            <w:lang w:bidi="fa-IR"/>
          </w:rPr>
          <w:t>.</w:t>
        </w:r>
      </w:ins>
      <w:r w:rsidR="00A946BF" w:rsidRPr="00A946BF">
        <w:rPr>
          <w:rFonts w:cs="B Nazanin" w:hint="cs"/>
          <w:rtl/>
          <w:lang w:bidi="fa-IR"/>
        </w:rPr>
        <w:t xml:space="preserve"> </w:t>
      </w:r>
      <w:ins w:id="960" w:author="mamad" w:date="2026-02-12T23:11:00Z">
        <w:r w:rsidRPr="00A946BF">
          <w:rPr>
            <w:rFonts w:cs="B Nazanin"/>
            <w:rtl/>
          </w:rPr>
          <w:t>با توجه به الزام پروژه مبنی بر</w:t>
        </w:r>
        <w:r w:rsidRPr="00A946BF">
          <w:rPr>
            <w:rFonts w:ascii="Cambria" w:hAnsi="Cambria" w:cs="Cambria" w:hint="cs"/>
            <w:rtl/>
          </w:rPr>
          <w:t> </w:t>
        </w:r>
        <w:r w:rsidRPr="00A946BF">
          <w:rPr>
            <w:rFonts w:cs="B Nazanin"/>
            <w:lang w:bidi="fa-IR"/>
          </w:rPr>
          <w:t>"</w:t>
        </w:r>
        <w:r w:rsidRPr="00A946BF">
          <w:rPr>
            <w:rFonts w:cs="B Nazanin"/>
            <w:rtl/>
          </w:rPr>
          <w:t>خطای حالت ماندگار صفر</w:t>
        </w:r>
        <w:r w:rsidRPr="00A946BF">
          <w:rPr>
            <w:rFonts w:cs="B Nazanin"/>
            <w:lang w:bidi="fa-IR"/>
          </w:rPr>
          <w:t>"</w:t>
        </w:r>
        <w:r w:rsidRPr="00A946BF">
          <w:rPr>
            <w:rFonts w:cs="B Nazanin"/>
            <w:rtl/>
          </w:rPr>
          <w:t>، کنترل‌کننده</w:t>
        </w:r>
        <w:r w:rsidRPr="00A946BF">
          <w:rPr>
            <w:rFonts w:cs="B Nazanin"/>
            <w:lang w:bidi="fa-IR"/>
          </w:rPr>
          <w:t xml:space="preserve"> P </w:t>
        </w:r>
        <w:r w:rsidRPr="00A946BF">
          <w:rPr>
            <w:rFonts w:cs="B Nazanin"/>
            <w:rtl/>
          </w:rPr>
          <w:t>رد می‌شود</w:t>
        </w:r>
        <w:r w:rsidRPr="00A946BF">
          <w:rPr>
            <w:rFonts w:cs="B Nazanin"/>
            <w:lang w:bidi="fa-IR"/>
          </w:rPr>
          <w:t>.</w:t>
        </w:r>
      </w:ins>
    </w:p>
    <w:p w14:paraId="468B6CC2" w14:textId="19630C4D" w:rsidR="00070883" w:rsidRPr="00307ED9" w:rsidRDefault="00070883" w:rsidP="000174FC">
      <w:pPr>
        <w:pStyle w:val="Heading2"/>
        <w:bidi/>
        <w:rPr>
          <w:ins w:id="961" w:author="mamad" w:date="2026-02-12T23:11:00Z"/>
          <w:lang w:bidi="fa-IR"/>
        </w:rPr>
      </w:pPr>
      <w:bookmarkStart w:id="962" w:name="_Toc221808037"/>
      <w:ins w:id="963" w:author="mamad" w:date="2026-02-12T23:11:00Z">
        <w:r w:rsidRPr="00307ED9">
          <w:rPr>
            <w:rtl/>
          </w:rPr>
          <w:t>چرا کنترل‌کننده</w:t>
        </w:r>
        <w:r w:rsidRPr="00307ED9">
          <w:rPr>
            <w:lang w:bidi="fa-IR"/>
          </w:rPr>
          <w:t xml:space="preserve"> PD </w:t>
        </w:r>
        <w:r w:rsidRPr="00307ED9">
          <w:rPr>
            <w:rtl/>
          </w:rPr>
          <w:t>(تناسبی-مشتق‌گیر) انتخاب نشد؟</w:t>
        </w:r>
        <w:bookmarkEnd w:id="962"/>
      </w:ins>
    </w:p>
    <w:p w14:paraId="17814942" w14:textId="7B3EE5D9" w:rsidR="00070883" w:rsidRPr="00307ED9" w:rsidRDefault="00070883" w:rsidP="00A946BF">
      <w:pPr>
        <w:bidi/>
        <w:rPr>
          <w:ins w:id="964" w:author="mamad" w:date="2026-02-12T23:11:00Z"/>
          <w:rFonts w:cs="B Nazanin"/>
          <w:lang w:bidi="fa-IR"/>
        </w:rPr>
      </w:pPr>
      <w:ins w:id="965" w:author="mamad" w:date="2026-02-12T23:11:00Z">
        <w:r w:rsidRPr="00A946BF">
          <w:rPr>
            <w:rFonts w:cs="B Nazanin"/>
            <w:rtl/>
          </w:rPr>
          <w:t>مشکل اساسی: باز هم خطای حالت ماندگار + حساسیت غیرضروری</w:t>
        </w:r>
        <w:r w:rsidRPr="00307ED9">
          <w:rPr>
            <w:rFonts w:cs="B Nazanin"/>
            <w:lang w:bidi="fa-IR"/>
          </w:rPr>
          <w:br/>
        </w:r>
        <w:r w:rsidRPr="00307ED9">
          <w:rPr>
            <w:rFonts w:cs="B Nazanin"/>
            <w:rtl/>
          </w:rPr>
          <w:t>کنترل‌کننده</w:t>
        </w:r>
        <w:r w:rsidRPr="00307ED9">
          <w:rPr>
            <w:rFonts w:cs="B Nazanin"/>
            <w:lang w:bidi="fa-IR"/>
          </w:rPr>
          <w:t xml:space="preserve"> PD </w:t>
        </w:r>
        <w:r w:rsidRPr="00307ED9">
          <w:rPr>
            <w:rFonts w:cs="B Nazanin"/>
            <w:rtl/>
          </w:rPr>
          <w:t>به صورت زیر تعریف می‌شود</w:t>
        </w:r>
        <w:r w:rsidRPr="00307ED9">
          <w:rPr>
            <w:rFonts w:cs="B Nazanin"/>
            <w:lang w:bidi="fa-IR"/>
          </w:rPr>
          <w:t>:</w:t>
        </w:r>
      </w:ins>
    </w:p>
    <w:p w14:paraId="55E41FC0" w14:textId="2B716BC1" w:rsidR="00070883" w:rsidRPr="00307ED9" w:rsidRDefault="00070883" w:rsidP="00070883">
      <w:pPr>
        <w:bidi/>
        <w:rPr>
          <w:ins w:id="966" w:author="mamad" w:date="2026-02-12T23:11:00Z"/>
          <w:rFonts w:cs="B Nazanin"/>
          <w:lang w:bidi="fa-IR"/>
        </w:rPr>
      </w:pPr>
      <m:oMathPara>
        <m:oMath>
          <m:r>
            <w:ins w:id="967" w:author="mamad" w:date="2026-02-12T23:11:00Z">
              <w:rPr>
                <w:rFonts w:ascii="Cambria Math" w:hAnsi="Cambria Math" w:cs="B Nazanin"/>
                <w:lang w:bidi="fa-IR"/>
              </w:rPr>
              <w:lastRenderedPageBreak/>
              <m:t>u(t)=</m:t>
            </w:ins>
          </m:r>
          <m:sSub>
            <m:sSubPr>
              <m:ctrlPr>
                <w:ins w:id="968" w:author="mamad" w:date="2026-02-12T23:11:00Z">
                  <w:rPr>
                    <w:rFonts w:ascii="Cambria Math" w:hAnsi="Cambria Math" w:cs="B Nazanin"/>
                    <w:lang w:bidi="fa-IR"/>
                  </w:rPr>
                </w:ins>
              </m:ctrlPr>
            </m:sSubPr>
            <m:e>
              <m:r>
                <w:ins w:id="969" w:author="mamad" w:date="2026-02-12T23:11:00Z">
                  <w:rPr>
                    <w:rFonts w:ascii="Cambria Math" w:hAnsi="Cambria Math" w:cs="B Nazanin"/>
                    <w:lang w:bidi="fa-IR"/>
                  </w:rPr>
                  <m:t>K</m:t>
                </w:ins>
              </m:r>
            </m:e>
            <m:sub>
              <m:r>
                <w:ins w:id="970" w:author="mamad" w:date="2026-02-12T23:11:00Z">
                  <w:rPr>
                    <w:rFonts w:ascii="Cambria Math" w:hAnsi="Cambria Math" w:cs="B Nazanin"/>
                    <w:lang w:bidi="fa-IR"/>
                  </w:rPr>
                  <m:t>p</m:t>
                </w:ins>
              </m:r>
            </m:sub>
          </m:sSub>
          <m:r>
            <w:ins w:id="971" w:author="mamad" w:date="2026-02-12T23:11:00Z">
              <w:rPr>
                <w:rFonts w:ascii="Cambria Math" w:hAnsi="Cambria Math" w:cs="B Nazanin"/>
                <w:lang w:bidi="fa-IR"/>
              </w:rPr>
              <m:t>e(t)+</m:t>
            </w:ins>
          </m:r>
          <m:sSub>
            <m:sSubPr>
              <m:ctrlPr>
                <w:ins w:id="972" w:author="mamad" w:date="2026-02-12T23:11:00Z">
                  <w:rPr>
                    <w:rFonts w:ascii="Cambria Math" w:hAnsi="Cambria Math" w:cs="B Nazanin"/>
                    <w:lang w:bidi="fa-IR"/>
                  </w:rPr>
                </w:ins>
              </m:ctrlPr>
            </m:sSubPr>
            <m:e>
              <m:r>
                <w:ins w:id="973" w:author="mamad" w:date="2026-02-12T23:11:00Z">
                  <w:rPr>
                    <w:rFonts w:ascii="Cambria Math" w:hAnsi="Cambria Math" w:cs="B Nazanin"/>
                    <w:lang w:bidi="fa-IR"/>
                  </w:rPr>
                  <m:t>K</m:t>
                </w:ins>
              </m:r>
            </m:e>
            <m:sub>
              <m:r>
                <w:ins w:id="974" w:author="mamad" w:date="2026-02-12T23:11:00Z">
                  <w:rPr>
                    <w:rFonts w:ascii="Cambria Math" w:hAnsi="Cambria Math" w:cs="B Nazanin"/>
                    <w:lang w:bidi="fa-IR"/>
                  </w:rPr>
                  <m:t>d</m:t>
                </w:ins>
              </m:r>
            </m:sub>
          </m:sSub>
          <m:f>
            <m:fPr>
              <m:ctrlPr>
                <w:ins w:id="975" w:author="mamad" w:date="2026-02-12T23:11:00Z">
                  <w:rPr>
                    <w:rFonts w:ascii="Cambria Math" w:hAnsi="Cambria Math" w:cs="B Nazanin"/>
                    <w:lang w:bidi="fa-IR"/>
                  </w:rPr>
                </w:ins>
              </m:ctrlPr>
            </m:fPr>
            <m:num>
              <m:r>
                <w:ins w:id="976" w:author="mamad" w:date="2026-02-12T23:11:00Z">
                  <w:rPr>
                    <w:rFonts w:ascii="Cambria Math" w:hAnsi="Cambria Math" w:cs="B Nazanin"/>
                    <w:lang w:bidi="fa-IR"/>
                  </w:rPr>
                  <m:t>de</m:t>
                </w:ins>
              </m:r>
            </m:num>
            <m:den>
              <m:r>
                <w:ins w:id="977" w:author="mamad" w:date="2026-02-12T23:11:00Z">
                  <w:rPr>
                    <w:rFonts w:ascii="Cambria Math" w:hAnsi="Cambria Math" w:cs="B Nazanin"/>
                    <w:lang w:bidi="fa-IR"/>
                  </w:rPr>
                  <m:t>dt</m:t>
                </w:ins>
              </m:r>
            </m:den>
          </m:f>
          <m:r>
            <w:ins w:id="978" w:author="mamad" w:date="2026-02-12T23:11:00Z">
              <m:rPr>
                <m:sty m:val="p"/>
              </m:rPr>
              <w:rPr>
                <w:rFonts w:ascii="Cambria Math" w:hAnsi="Cambria Math" w:cs="B Nazanin"/>
                <w:lang w:bidi="fa-IR"/>
              </w:rPr>
              <w:br/>
            </w:ins>
          </m:r>
        </m:oMath>
      </m:oMathPara>
    </w:p>
    <w:p w14:paraId="2BA2DA20" w14:textId="77777777" w:rsidR="00070883" w:rsidRPr="00A946BF" w:rsidRDefault="00070883" w:rsidP="00070883">
      <w:pPr>
        <w:bidi/>
        <w:rPr>
          <w:ins w:id="979" w:author="mamad" w:date="2026-02-12T23:11:00Z"/>
          <w:rFonts w:cs="B Nazanin"/>
          <w:lang w:bidi="fa-IR"/>
        </w:rPr>
      </w:pPr>
      <w:ins w:id="980" w:author="mamad" w:date="2026-02-12T23:11:00Z">
        <w:r w:rsidRPr="00A946BF">
          <w:rPr>
            <w:rFonts w:cs="B Nazanin"/>
            <w:rtl/>
          </w:rPr>
          <w:t>بخش مشتق‌گیر تنها به</w:t>
        </w:r>
        <w:r w:rsidRPr="00A946BF">
          <w:rPr>
            <w:rFonts w:ascii="Cambria" w:hAnsi="Cambria" w:cs="Cambria" w:hint="cs"/>
            <w:rtl/>
          </w:rPr>
          <w:t> </w:t>
        </w:r>
        <w:r w:rsidRPr="00A946BF">
          <w:rPr>
            <w:rFonts w:cs="B Nazanin"/>
            <w:rtl/>
          </w:rPr>
          <w:t>نرخ تغییرات خطا</w:t>
        </w:r>
        <w:r w:rsidRPr="00A946BF">
          <w:rPr>
            <w:rFonts w:ascii="Cambria" w:hAnsi="Cambria" w:cs="Cambria" w:hint="cs"/>
            <w:rtl/>
          </w:rPr>
          <w:t> </w:t>
        </w:r>
        <w:r w:rsidRPr="00A946BF">
          <w:rPr>
            <w:rFonts w:cs="B Nazanin" w:hint="cs"/>
            <w:rtl/>
          </w:rPr>
          <w:t>واکنش</w:t>
        </w:r>
        <w:r w:rsidRPr="00A946BF">
          <w:rPr>
            <w:rFonts w:cs="B Nazanin"/>
            <w:rtl/>
          </w:rPr>
          <w:t xml:space="preserve"> </w:t>
        </w:r>
        <w:r w:rsidRPr="00A946BF">
          <w:rPr>
            <w:rFonts w:cs="B Nazanin" w:hint="cs"/>
            <w:rtl/>
          </w:rPr>
          <w:t>نشان</w:t>
        </w:r>
        <w:r w:rsidRPr="00A946BF">
          <w:rPr>
            <w:rFonts w:cs="B Nazanin"/>
            <w:rtl/>
          </w:rPr>
          <w:t xml:space="preserve"> </w:t>
        </w:r>
        <w:r w:rsidRPr="00A946BF">
          <w:rPr>
            <w:rFonts w:cs="B Nazanin" w:hint="cs"/>
            <w:rtl/>
          </w:rPr>
          <w:t>می‌دهد</w:t>
        </w:r>
        <w:r w:rsidRPr="00A946BF">
          <w:rPr>
            <w:rFonts w:cs="B Nazanin"/>
            <w:rtl/>
          </w:rPr>
          <w:t xml:space="preserve">. </w:t>
        </w:r>
        <w:r w:rsidRPr="00A946BF">
          <w:rPr>
            <w:rFonts w:cs="B Nazanin" w:hint="cs"/>
            <w:rtl/>
          </w:rPr>
          <w:t>در</w:t>
        </w:r>
        <w:r w:rsidRPr="00A946BF">
          <w:rPr>
            <w:rFonts w:cs="B Nazanin"/>
            <w:rtl/>
          </w:rPr>
          <w:t xml:space="preserve"> </w:t>
        </w:r>
        <w:r w:rsidRPr="00A946BF">
          <w:rPr>
            <w:rFonts w:cs="B Nazanin" w:hint="cs"/>
            <w:rtl/>
          </w:rPr>
          <w:t>حالت</w:t>
        </w:r>
        <w:r w:rsidRPr="00A946BF">
          <w:rPr>
            <w:rFonts w:cs="B Nazanin"/>
            <w:rtl/>
          </w:rPr>
          <w:t xml:space="preserve"> </w:t>
        </w:r>
        <w:r w:rsidRPr="00A946BF">
          <w:rPr>
            <w:rFonts w:cs="B Nazanin" w:hint="cs"/>
            <w:rtl/>
          </w:rPr>
          <w:t>پایدار</w:t>
        </w:r>
        <w:r w:rsidRPr="00A946BF">
          <w:rPr>
            <w:rFonts w:cs="B Nazanin"/>
            <w:rtl/>
          </w:rPr>
          <w:t xml:space="preserve"> </w:t>
        </w:r>
        <w:r w:rsidRPr="00A946BF">
          <w:rPr>
            <w:rFonts w:cs="B Nazanin" w:hint="cs"/>
            <w:rtl/>
          </w:rPr>
          <w:t>که</w:t>
        </w:r>
        <w:r w:rsidRPr="00A946BF">
          <w:rPr>
            <w:rFonts w:cs="B Nazanin"/>
            <w:rtl/>
          </w:rPr>
          <w:t xml:space="preserve"> </w:t>
        </w:r>
        <w:r w:rsidRPr="00A946BF">
          <w:rPr>
            <w:rFonts w:cs="B Nazanin" w:hint="cs"/>
            <w:rtl/>
          </w:rPr>
          <w:t>سطح</w:t>
        </w:r>
        <w:r w:rsidRPr="00A946BF">
          <w:rPr>
            <w:rFonts w:cs="B Nazanin"/>
            <w:rtl/>
          </w:rPr>
          <w:t xml:space="preserve"> </w:t>
        </w:r>
        <w:r w:rsidRPr="00A946BF">
          <w:rPr>
            <w:rFonts w:cs="B Nazanin" w:hint="cs"/>
            <w:rtl/>
          </w:rPr>
          <w:t>آب</w:t>
        </w:r>
        <w:r w:rsidRPr="00A946BF">
          <w:rPr>
            <w:rFonts w:cs="B Nazanin"/>
            <w:rtl/>
          </w:rPr>
          <w:t xml:space="preserve"> </w:t>
        </w:r>
        <w:r w:rsidRPr="00A946BF">
          <w:rPr>
            <w:rFonts w:cs="B Nazanin" w:hint="cs"/>
            <w:rtl/>
          </w:rPr>
          <w:t>ثابت</w:t>
        </w:r>
        <w:r w:rsidRPr="00A946BF">
          <w:rPr>
            <w:rFonts w:cs="B Nazanin"/>
            <w:rtl/>
          </w:rPr>
          <w:t xml:space="preserve"> </w:t>
        </w:r>
        <w:r w:rsidRPr="00A946BF">
          <w:rPr>
            <w:rFonts w:cs="B Nazanin" w:hint="cs"/>
            <w:rtl/>
          </w:rPr>
          <w:t>می‌شود</w:t>
        </w:r>
        <w:r w:rsidRPr="00A946BF">
          <w:rPr>
            <w:rFonts w:cs="B Nazanin"/>
            <w:rtl/>
          </w:rPr>
          <w:t xml:space="preserve"> (</w:t>
        </w:r>
        <w:r w:rsidRPr="00A946BF">
          <w:rPr>
            <w:rFonts w:cs="B Nazanin" w:hint="cs"/>
            <w:rtl/>
          </w:rPr>
          <w:t>حتی</w:t>
        </w:r>
        <w:r w:rsidRPr="00A946BF">
          <w:rPr>
            <w:rFonts w:cs="B Nazanin"/>
            <w:rtl/>
          </w:rPr>
          <w:t xml:space="preserve"> </w:t>
        </w:r>
        <w:r w:rsidRPr="00A946BF">
          <w:rPr>
            <w:rFonts w:cs="B Nazanin" w:hint="cs"/>
            <w:rtl/>
          </w:rPr>
          <w:t>روی</w:t>
        </w:r>
        <w:r w:rsidRPr="00A946BF">
          <w:rPr>
            <w:rFonts w:cs="B Nazanin"/>
            <w:rtl/>
          </w:rPr>
          <w:t xml:space="preserve"> </w:t>
        </w:r>
        <w:r w:rsidRPr="00A946BF">
          <w:rPr>
            <w:rFonts w:cs="B Nazanin"/>
            <w:rtl/>
            <w:lang w:bidi="fa-IR"/>
          </w:rPr>
          <w:t>۹.۵</w:t>
        </w:r>
        <w:r w:rsidRPr="00A946BF">
          <w:rPr>
            <w:rFonts w:cs="B Nazanin"/>
            <w:rtl/>
          </w:rPr>
          <w:t xml:space="preserve"> متر)، تغییرات خطا صفر است</w:t>
        </w:r>
        <w:r w:rsidRPr="00A946BF">
          <w:rPr>
            <w:rFonts w:cs="B Nazanin"/>
            <w:lang w:bidi="fa-IR"/>
          </w:rPr>
          <w:t>:</w:t>
        </w:r>
      </w:ins>
    </w:p>
    <w:p w14:paraId="2196BB25" w14:textId="5310122D" w:rsidR="00070883" w:rsidRPr="00307ED9" w:rsidRDefault="00000000" w:rsidP="00070883">
      <w:pPr>
        <w:bidi/>
        <w:rPr>
          <w:ins w:id="981" w:author="mamad" w:date="2026-02-12T23:11:00Z"/>
          <w:rFonts w:cs="B Nazanin"/>
          <w:lang w:bidi="fa-IR"/>
        </w:rPr>
      </w:pPr>
      <m:oMathPara>
        <m:oMath>
          <m:f>
            <m:fPr>
              <m:ctrlPr>
                <w:ins w:id="982" w:author="mamad" w:date="2026-02-12T23:11:00Z">
                  <w:rPr>
                    <w:rFonts w:ascii="Cambria Math" w:hAnsi="Cambria Math" w:cs="B Nazanin"/>
                    <w:lang w:bidi="fa-IR"/>
                  </w:rPr>
                </w:ins>
              </m:ctrlPr>
            </m:fPr>
            <m:num>
              <m:r>
                <w:ins w:id="983" w:author="mamad" w:date="2026-02-12T23:11:00Z">
                  <w:rPr>
                    <w:rFonts w:ascii="Cambria Math" w:hAnsi="Cambria Math" w:cs="B Nazanin"/>
                    <w:lang w:bidi="fa-IR"/>
                  </w:rPr>
                  <m:t>de</m:t>
                </w:ins>
              </m:r>
            </m:num>
            <m:den>
              <m:r>
                <w:ins w:id="984" w:author="mamad" w:date="2026-02-12T23:11:00Z">
                  <w:rPr>
                    <w:rFonts w:ascii="Cambria Math" w:hAnsi="Cambria Math" w:cs="B Nazanin"/>
                    <w:lang w:bidi="fa-IR"/>
                  </w:rPr>
                  <m:t>dt</m:t>
                </w:ins>
              </m:r>
            </m:den>
          </m:f>
          <m:r>
            <w:ins w:id="985" w:author="mamad" w:date="2026-02-12T23:11:00Z">
              <w:rPr>
                <w:rFonts w:ascii="Cambria Math" w:hAnsi="Cambria Math" w:cs="B Nazanin"/>
                <w:lang w:bidi="fa-IR"/>
              </w:rPr>
              <m:t>=0</m:t>
            </w:ins>
          </m:r>
          <m:r>
            <w:ins w:id="986" w:author="mamad" w:date="2026-02-12T23:11:00Z">
              <m:rPr>
                <m:sty m:val="p"/>
              </m:rPr>
              <w:rPr>
                <w:rFonts w:ascii="Cambria Math" w:hAnsi="Cambria Math" w:cs="B Nazanin"/>
                <w:lang w:bidi="fa-IR"/>
              </w:rPr>
              <w:br/>
            </w:ins>
          </m:r>
        </m:oMath>
      </m:oMathPara>
    </w:p>
    <w:p w14:paraId="2E9632CA" w14:textId="77777777" w:rsidR="00070883" w:rsidRPr="00307ED9" w:rsidRDefault="00070883" w:rsidP="00070883">
      <w:pPr>
        <w:bidi/>
        <w:rPr>
          <w:ins w:id="987" w:author="mamad" w:date="2026-02-12T23:11:00Z"/>
          <w:rFonts w:cs="B Nazanin"/>
          <w:lang w:bidi="fa-IR"/>
        </w:rPr>
      </w:pPr>
      <w:ins w:id="988" w:author="mamad" w:date="2026-02-12T23:11:00Z">
        <w:r w:rsidRPr="00307ED9">
          <w:rPr>
            <w:rFonts w:cs="B Nazanin"/>
            <w:rtl/>
          </w:rPr>
          <w:t>در این حالت، جمله مشتق‌گیر خاموش شده و سیستم عملاً به یک کنترل‌کننده</w:t>
        </w:r>
        <w:r w:rsidRPr="00307ED9">
          <w:rPr>
            <w:rFonts w:cs="B Nazanin"/>
            <w:lang w:bidi="fa-IR"/>
          </w:rPr>
          <w:t xml:space="preserve"> P </w:t>
        </w:r>
        <w:r w:rsidRPr="00307ED9">
          <w:rPr>
            <w:rFonts w:cs="B Nazanin"/>
            <w:rtl/>
          </w:rPr>
          <w:t>ساده تبدیل می‌شود</w:t>
        </w:r>
        <w:r w:rsidRPr="00307ED9">
          <w:rPr>
            <w:rFonts w:cs="B Nazanin"/>
            <w:lang w:bidi="fa-IR"/>
          </w:rPr>
          <w:t>.</w:t>
        </w:r>
      </w:ins>
    </w:p>
    <w:p w14:paraId="532739A3" w14:textId="77777777" w:rsidR="00070883" w:rsidRPr="00307ED9" w:rsidRDefault="00070883" w:rsidP="00070883">
      <w:pPr>
        <w:bidi/>
        <w:rPr>
          <w:ins w:id="989" w:author="mamad" w:date="2026-02-12T23:11:00Z"/>
          <w:rFonts w:cs="B Nazanin"/>
          <w:lang w:bidi="fa-IR"/>
        </w:rPr>
      </w:pPr>
      <w:ins w:id="990" w:author="mamad" w:date="2026-02-12T23:11:00Z">
        <w:r w:rsidRPr="00307ED9">
          <w:rPr>
            <w:rFonts w:cs="B Nazanin"/>
            <w:b/>
            <w:bCs/>
            <w:rtl/>
          </w:rPr>
          <w:t>نتیجه</w:t>
        </w:r>
        <w:r w:rsidRPr="00307ED9">
          <w:rPr>
            <w:rFonts w:cs="B Nazanin"/>
            <w:b/>
            <w:bCs/>
            <w:lang w:bidi="fa-IR"/>
          </w:rPr>
          <w:t>:</w:t>
        </w:r>
      </w:ins>
    </w:p>
    <w:p w14:paraId="0ACE087C" w14:textId="02F451FB" w:rsidR="00070883" w:rsidRPr="00307ED9" w:rsidRDefault="00070883" w:rsidP="00E25633">
      <w:pPr>
        <w:bidi/>
        <w:ind w:left="4"/>
        <w:rPr>
          <w:ins w:id="991" w:author="mamad" w:date="2026-02-12T23:11:00Z"/>
          <w:rFonts w:cs="B Nazanin"/>
          <w:lang w:bidi="fa-IR"/>
        </w:rPr>
      </w:pPr>
      <w:ins w:id="992" w:author="mamad" w:date="2026-02-12T23:11:00Z">
        <w:r w:rsidRPr="00E25633">
          <w:rPr>
            <w:rFonts w:cs="B Nazanin"/>
            <w:rtl/>
          </w:rPr>
          <w:t>کنترل‌کننده</w:t>
        </w:r>
        <w:r w:rsidRPr="00E25633">
          <w:rPr>
            <w:rFonts w:cs="B Nazanin"/>
            <w:lang w:bidi="fa-IR"/>
          </w:rPr>
          <w:t xml:space="preserve"> PD </w:t>
        </w:r>
        <w:r w:rsidRPr="00E25633">
          <w:rPr>
            <w:rFonts w:cs="B Nazanin"/>
            <w:rtl/>
          </w:rPr>
          <w:t>نیز مانند</w:t>
        </w:r>
        <w:r w:rsidRPr="00E25633">
          <w:rPr>
            <w:rFonts w:cs="B Nazanin"/>
            <w:lang w:bidi="fa-IR"/>
          </w:rPr>
          <w:t xml:space="preserve"> P </w:t>
        </w:r>
        <w:r w:rsidRPr="00E25633">
          <w:rPr>
            <w:rFonts w:cs="B Nazanin"/>
            <w:rtl/>
          </w:rPr>
          <w:t>قادر به حذف خطای حالت ماندگار نیست</w:t>
        </w:r>
        <w:r w:rsidRPr="00E25633">
          <w:rPr>
            <w:rFonts w:cs="B Nazanin"/>
            <w:lang w:bidi="fa-IR"/>
          </w:rPr>
          <w:t>.</w:t>
        </w:r>
      </w:ins>
      <w:r w:rsidR="00E25633" w:rsidRPr="00E25633">
        <w:rPr>
          <w:rFonts w:cs="B Nazanin" w:hint="cs"/>
          <w:rtl/>
          <w:lang w:bidi="fa-IR"/>
        </w:rPr>
        <w:t xml:space="preserve"> </w:t>
      </w:r>
      <w:ins w:id="993" w:author="mamad" w:date="2026-02-12T23:11:00Z">
        <w:r w:rsidRPr="00E25633">
          <w:rPr>
            <w:rFonts w:cs="B Nazanin"/>
            <w:rtl/>
          </w:rPr>
          <w:t>دلیل این ناتوانی، فقدان</w:t>
        </w:r>
        <w:r w:rsidRPr="00E25633">
          <w:rPr>
            <w:rFonts w:ascii="Cambria" w:hAnsi="Cambria" w:cs="Cambria" w:hint="cs"/>
            <w:rtl/>
          </w:rPr>
          <w:t> </w:t>
        </w:r>
        <w:r w:rsidRPr="00E25633">
          <w:rPr>
            <w:rFonts w:cs="B Nazanin"/>
            <w:rtl/>
          </w:rPr>
          <w:t>ترم انتگرال‌گیر (حافظه)</w:t>
        </w:r>
        <w:r w:rsidRPr="00E25633">
          <w:rPr>
            <w:rFonts w:ascii="Cambria" w:hAnsi="Cambria" w:cs="Cambria" w:hint="cs"/>
            <w:rtl/>
          </w:rPr>
          <w:t> </w:t>
        </w:r>
        <w:r w:rsidRPr="00E25633">
          <w:rPr>
            <w:rFonts w:cs="B Nazanin" w:hint="cs"/>
            <w:rtl/>
          </w:rPr>
          <w:t>برای</w:t>
        </w:r>
        <w:r w:rsidRPr="00E25633">
          <w:rPr>
            <w:rFonts w:cs="B Nazanin"/>
            <w:rtl/>
          </w:rPr>
          <w:t xml:space="preserve"> </w:t>
        </w:r>
        <w:r w:rsidRPr="00E25633">
          <w:rPr>
            <w:rFonts w:cs="B Nazanin" w:hint="cs"/>
            <w:rtl/>
          </w:rPr>
          <w:t>جمع‌آوری</w:t>
        </w:r>
        <w:r w:rsidRPr="00E25633">
          <w:rPr>
            <w:rFonts w:cs="B Nazanin"/>
            <w:rtl/>
          </w:rPr>
          <w:t xml:space="preserve"> </w:t>
        </w:r>
        <w:r w:rsidRPr="00E25633">
          <w:rPr>
            <w:rFonts w:cs="B Nazanin" w:hint="cs"/>
            <w:rtl/>
          </w:rPr>
          <w:t>و</w:t>
        </w:r>
        <w:r w:rsidRPr="00E25633">
          <w:rPr>
            <w:rFonts w:cs="B Nazanin"/>
            <w:rtl/>
          </w:rPr>
          <w:t xml:space="preserve"> </w:t>
        </w:r>
        <w:r w:rsidRPr="00E25633">
          <w:rPr>
            <w:rFonts w:cs="B Nazanin" w:hint="cs"/>
            <w:rtl/>
          </w:rPr>
          <w:t>جبران</w:t>
        </w:r>
        <w:r w:rsidRPr="00E25633">
          <w:rPr>
            <w:rFonts w:cs="B Nazanin"/>
            <w:rtl/>
          </w:rPr>
          <w:t xml:space="preserve"> </w:t>
        </w:r>
        <w:r w:rsidRPr="00E25633">
          <w:rPr>
            <w:rFonts w:cs="B Nazanin" w:hint="cs"/>
            <w:rtl/>
          </w:rPr>
          <w:t>خطاهای</w:t>
        </w:r>
        <w:r w:rsidRPr="00E25633">
          <w:rPr>
            <w:rFonts w:cs="B Nazanin"/>
            <w:rtl/>
          </w:rPr>
          <w:t xml:space="preserve"> </w:t>
        </w:r>
        <w:r w:rsidRPr="00E25633">
          <w:rPr>
            <w:rFonts w:cs="B Nazanin" w:hint="cs"/>
            <w:rtl/>
          </w:rPr>
          <w:t>گذشته</w:t>
        </w:r>
        <w:r w:rsidRPr="00E25633">
          <w:rPr>
            <w:rFonts w:cs="B Nazanin"/>
            <w:rtl/>
          </w:rPr>
          <w:t xml:space="preserve"> </w:t>
        </w:r>
        <w:r w:rsidRPr="00E25633">
          <w:rPr>
            <w:rFonts w:cs="B Nazanin" w:hint="cs"/>
            <w:rtl/>
          </w:rPr>
          <w:t>است</w:t>
        </w:r>
        <w:r w:rsidRPr="00E25633">
          <w:rPr>
            <w:rFonts w:cs="B Nazanin"/>
            <w:lang w:bidi="fa-IR"/>
          </w:rPr>
          <w:t>.</w:t>
        </w:r>
      </w:ins>
      <w:r w:rsidR="00E25633" w:rsidRPr="00E25633">
        <w:rPr>
          <w:rFonts w:cs="B Nazanin" w:hint="cs"/>
          <w:rtl/>
          <w:lang w:bidi="fa-IR"/>
        </w:rPr>
        <w:t xml:space="preserve"> </w:t>
      </w:r>
      <w:ins w:id="994" w:author="mamad" w:date="2026-02-12T23:11:00Z">
        <w:r w:rsidRPr="00E25633">
          <w:rPr>
            <w:rFonts w:cs="B Nazanin"/>
            <w:rtl/>
          </w:rPr>
          <w:t>بنابراین کنترل‌کننده</w:t>
        </w:r>
        <w:r w:rsidRPr="00E25633">
          <w:rPr>
            <w:rFonts w:cs="B Nazanin"/>
            <w:lang w:bidi="fa-IR"/>
          </w:rPr>
          <w:t xml:space="preserve"> PD </w:t>
        </w:r>
        <w:r w:rsidRPr="00E25633">
          <w:rPr>
            <w:rFonts w:cs="B Nazanin"/>
            <w:rtl/>
          </w:rPr>
          <w:t>رد می‌شود</w:t>
        </w:r>
        <w:r w:rsidRPr="00E25633">
          <w:rPr>
            <w:rFonts w:cs="B Nazanin"/>
            <w:lang w:bidi="fa-IR"/>
          </w:rPr>
          <w:t>.</w:t>
        </w:r>
      </w:ins>
    </w:p>
    <w:p w14:paraId="1D283E50" w14:textId="76E22078" w:rsidR="00070883" w:rsidRPr="00307ED9" w:rsidRDefault="00070883" w:rsidP="000174FC">
      <w:pPr>
        <w:pStyle w:val="Heading2"/>
        <w:bidi/>
        <w:rPr>
          <w:ins w:id="995" w:author="mamad" w:date="2026-02-12T23:11:00Z"/>
          <w:lang w:bidi="fa-IR"/>
        </w:rPr>
      </w:pPr>
      <w:bookmarkStart w:id="996" w:name="_Toc221808038"/>
      <w:ins w:id="997" w:author="mamad" w:date="2026-02-12T23:11:00Z">
        <w:r w:rsidRPr="00307ED9">
          <w:rPr>
            <w:rtl/>
          </w:rPr>
          <w:t>چرا کنترل‌کننده</w:t>
        </w:r>
        <w:r w:rsidRPr="00307ED9">
          <w:rPr>
            <w:lang w:bidi="fa-IR"/>
          </w:rPr>
          <w:t xml:space="preserve"> PID </w:t>
        </w:r>
        <w:r w:rsidRPr="00307ED9">
          <w:rPr>
            <w:rtl/>
          </w:rPr>
          <w:t>(با مشتق‌گیر کامل) انتخاب نشد؟</w:t>
        </w:r>
        <w:bookmarkEnd w:id="996"/>
      </w:ins>
    </w:p>
    <w:p w14:paraId="2BEB3E8F" w14:textId="77777777" w:rsidR="00070883" w:rsidRPr="00307ED9" w:rsidRDefault="00070883" w:rsidP="00070883">
      <w:pPr>
        <w:bidi/>
        <w:rPr>
          <w:ins w:id="998" w:author="mamad" w:date="2026-02-12T23:11:00Z"/>
          <w:rFonts w:cs="B Nazanin"/>
          <w:lang w:bidi="fa-IR"/>
        </w:rPr>
      </w:pPr>
      <w:ins w:id="999" w:author="mamad" w:date="2026-02-12T23:11:00Z">
        <w:r w:rsidRPr="00307ED9">
          <w:rPr>
            <w:rFonts w:cs="B Nazanin"/>
            <w:b/>
            <w:bCs/>
            <w:rtl/>
          </w:rPr>
          <w:t>مشکل اساسی: نویزپذیری و عدم تطابق با دینامیک سیستم</w:t>
        </w:r>
      </w:ins>
    </w:p>
    <w:p w14:paraId="7ACBAFF7" w14:textId="77777777" w:rsidR="00070883" w:rsidRPr="00E25633" w:rsidRDefault="00070883" w:rsidP="00070883">
      <w:pPr>
        <w:bidi/>
        <w:rPr>
          <w:ins w:id="1000" w:author="mamad" w:date="2026-02-12T23:11:00Z"/>
          <w:rFonts w:cs="B Nazanin"/>
          <w:lang w:bidi="fa-IR"/>
        </w:rPr>
      </w:pPr>
      <w:ins w:id="1001" w:author="mamad" w:date="2026-02-12T23:11:00Z">
        <w:r w:rsidRPr="00E25633">
          <w:rPr>
            <w:rFonts w:cs="B Nazanin"/>
            <w:rtl/>
          </w:rPr>
          <w:t>در این مرحله، بحث خطای حالت ماندگار منتفی است؛ زیرا با حضور ترم انتگرال‌گیر</w:t>
        </w:r>
        <w:r w:rsidRPr="00E25633">
          <w:rPr>
            <w:rFonts w:cs="B Nazanin"/>
            <w:lang w:bidi="fa-IR"/>
          </w:rPr>
          <w:t xml:space="preserve"> (I) </w:t>
        </w:r>
        <w:r w:rsidRPr="00E25633">
          <w:rPr>
            <w:rFonts w:cs="B Nazanin"/>
            <w:rtl/>
          </w:rPr>
          <w:t>خطا صفر می‌شود. مسئله اصلی</w:t>
        </w:r>
        <w:r w:rsidRPr="00E25633">
          <w:rPr>
            <w:rFonts w:ascii="Cambria" w:hAnsi="Cambria" w:cs="Cambria" w:hint="cs"/>
            <w:rtl/>
          </w:rPr>
          <w:t> </w:t>
        </w:r>
        <w:r w:rsidRPr="00E25633">
          <w:rPr>
            <w:rFonts w:cs="B Nazanin"/>
            <w:rtl/>
          </w:rPr>
          <w:t>کیفیت کنترل</w:t>
        </w:r>
        <w:r w:rsidRPr="00E25633">
          <w:rPr>
            <w:rFonts w:ascii="Cambria" w:hAnsi="Cambria" w:cs="Cambria" w:hint="cs"/>
            <w:rtl/>
          </w:rPr>
          <w:t> </w:t>
        </w:r>
        <w:r w:rsidRPr="00E25633">
          <w:rPr>
            <w:rFonts w:cs="B Nazanin" w:hint="cs"/>
            <w:rtl/>
          </w:rPr>
          <w:t>و</w:t>
        </w:r>
        <w:r w:rsidRPr="00E25633">
          <w:rPr>
            <w:rFonts w:ascii="Cambria" w:hAnsi="Cambria" w:cs="Cambria" w:hint="cs"/>
            <w:rtl/>
          </w:rPr>
          <w:t> </w:t>
        </w:r>
        <w:r w:rsidRPr="00E25633">
          <w:rPr>
            <w:rFonts w:cs="B Nazanin"/>
            <w:rtl/>
          </w:rPr>
          <w:t>ماهیت فیزیکی سیستم</w:t>
        </w:r>
        <w:r w:rsidRPr="00E25633">
          <w:rPr>
            <w:rFonts w:ascii="Cambria" w:hAnsi="Cambria" w:cs="Cambria" w:hint="cs"/>
            <w:rtl/>
          </w:rPr>
          <w:t> </w:t>
        </w:r>
        <w:r w:rsidRPr="00E25633">
          <w:rPr>
            <w:rFonts w:cs="B Nazanin" w:hint="cs"/>
            <w:rtl/>
          </w:rPr>
          <w:t>است</w:t>
        </w:r>
        <w:r w:rsidRPr="00E25633">
          <w:rPr>
            <w:rFonts w:cs="B Nazanin"/>
            <w:lang w:bidi="fa-IR"/>
          </w:rPr>
          <w:t>.</w:t>
        </w:r>
      </w:ins>
    </w:p>
    <w:p w14:paraId="732A8386" w14:textId="77777777" w:rsidR="00070883" w:rsidRPr="00307ED9" w:rsidRDefault="00070883" w:rsidP="00070883">
      <w:pPr>
        <w:bidi/>
        <w:rPr>
          <w:ins w:id="1002" w:author="mamad" w:date="2026-02-12T23:11:00Z"/>
          <w:rFonts w:cs="B Nazanin"/>
          <w:b/>
          <w:bCs/>
          <w:lang w:bidi="fa-IR"/>
        </w:rPr>
      </w:pPr>
      <w:ins w:id="1003" w:author="mamad" w:date="2026-02-12T23:11:00Z">
        <w:r w:rsidRPr="00307ED9">
          <w:rPr>
            <w:rFonts w:cs="B Nazanin"/>
            <w:b/>
            <w:bCs/>
            <w:rtl/>
          </w:rPr>
          <w:t>الف) نویزپذیری و تلاطم سطح مایع</w:t>
        </w:r>
      </w:ins>
    </w:p>
    <w:p w14:paraId="646B64F3" w14:textId="28C8247E" w:rsidR="00070883" w:rsidRPr="00E25633" w:rsidRDefault="00070883" w:rsidP="00E25633">
      <w:pPr>
        <w:bidi/>
        <w:rPr>
          <w:ins w:id="1004" w:author="mamad" w:date="2026-02-12T23:11:00Z"/>
          <w:rFonts w:cs="B Nazanin"/>
          <w:lang w:bidi="fa-IR"/>
        </w:rPr>
      </w:pPr>
      <w:ins w:id="1005" w:author="mamad" w:date="2026-02-12T23:11:00Z">
        <w:r w:rsidRPr="00307ED9">
          <w:rPr>
            <w:rFonts w:cs="B Nazanin"/>
            <w:rtl/>
          </w:rPr>
          <w:t>در سیستم‌های واقعی مخازن آب، سطح مایع هرگز کاملاً صاف و ثابت نیست. پدیده‌هایی نظیر</w:t>
        </w:r>
        <w:r w:rsidRPr="00307ED9">
          <w:rPr>
            <w:rFonts w:cs="B Nazanin"/>
            <w:lang w:bidi="fa-IR"/>
          </w:rPr>
          <w:t>:</w:t>
        </w:r>
      </w:ins>
      <w:r w:rsidR="00E25633">
        <w:rPr>
          <w:rFonts w:cs="B Nazanin" w:hint="cs"/>
          <w:rtl/>
          <w:lang w:bidi="fa-IR"/>
        </w:rPr>
        <w:t xml:space="preserve"> </w:t>
      </w:r>
      <w:ins w:id="1006" w:author="mamad" w:date="2026-02-12T23:11:00Z">
        <w:r w:rsidRPr="00307ED9">
          <w:rPr>
            <w:rFonts w:cs="B Nazanin"/>
            <w:rtl/>
          </w:rPr>
          <w:t>موج‌های سطحی</w:t>
        </w:r>
      </w:ins>
      <w:r w:rsidR="00E25633">
        <w:rPr>
          <w:rFonts w:cs="B Nazanin" w:hint="cs"/>
          <w:rtl/>
          <w:lang w:bidi="fa-IR"/>
        </w:rPr>
        <w:t xml:space="preserve">، </w:t>
      </w:r>
      <w:ins w:id="1007" w:author="mamad" w:date="2026-02-12T23:11:00Z">
        <w:r w:rsidRPr="00307ED9">
          <w:rPr>
            <w:rFonts w:cs="B Nazanin"/>
            <w:rtl/>
          </w:rPr>
          <w:t>تلاطم ناشی از جریان ورودی</w:t>
        </w:r>
      </w:ins>
      <w:r w:rsidR="00E25633">
        <w:rPr>
          <w:rFonts w:cs="B Nazanin" w:hint="cs"/>
          <w:rtl/>
          <w:lang w:bidi="fa-IR"/>
        </w:rPr>
        <w:t>،</w:t>
      </w:r>
      <w:ins w:id="1008" w:author="mamad" w:date="2026-02-12T23:11:00Z">
        <w:r w:rsidRPr="00307ED9">
          <w:rPr>
            <w:rFonts w:cs="B Nazanin"/>
            <w:rtl/>
          </w:rPr>
          <w:t>حباب‌های هوا</w:t>
        </w:r>
      </w:ins>
      <w:r w:rsidR="00E25633">
        <w:rPr>
          <w:rFonts w:cs="B Nazanin" w:hint="cs"/>
          <w:rtl/>
          <w:lang w:bidi="fa-IR"/>
        </w:rPr>
        <w:t xml:space="preserve"> و </w:t>
      </w:r>
      <w:ins w:id="1009" w:author="mamad" w:date="2026-02-12T23:11:00Z">
        <w:r w:rsidRPr="00307ED9">
          <w:rPr>
            <w:rFonts w:cs="B Nazanin"/>
            <w:rtl/>
          </w:rPr>
          <w:t>لرزش پمپ و شیرها</w:t>
        </w:r>
      </w:ins>
      <w:r w:rsidR="00E25633">
        <w:rPr>
          <w:rFonts w:cs="B Nazanin" w:hint="cs"/>
          <w:rtl/>
          <w:lang w:bidi="fa-IR"/>
        </w:rPr>
        <w:t xml:space="preserve"> </w:t>
      </w:r>
      <w:ins w:id="1010" w:author="mamad" w:date="2026-02-12T23:11:00Z">
        <w:r w:rsidRPr="00307ED9">
          <w:rPr>
            <w:rFonts w:cs="B Nazanin"/>
            <w:rtl/>
          </w:rPr>
          <w:t xml:space="preserve">همگی باعث </w:t>
        </w:r>
        <w:r w:rsidRPr="00E25633">
          <w:rPr>
            <w:rFonts w:cs="B Nazanin"/>
            <w:rtl/>
          </w:rPr>
          <w:t>ایجاد</w:t>
        </w:r>
        <w:r w:rsidRPr="00E25633">
          <w:rPr>
            <w:rFonts w:ascii="Cambria" w:hAnsi="Cambria" w:cs="Cambria" w:hint="cs"/>
            <w:rtl/>
          </w:rPr>
          <w:t> </w:t>
        </w:r>
        <w:r w:rsidRPr="00E25633">
          <w:rPr>
            <w:rFonts w:cs="B Nazanin"/>
            <w:rtl/>
          </w:rPr>
          <w:t>نویز فرکانس بالا</w:t>
        </w:r>
        <w:r w:rsidRPr="00E25633">
          <w:rPr>
            <w:rFonts w:ascii="Cambria" w:hAnsi="Cambria" w:cs="Cambria" w:hint="cs"/>
            <w:rtl/>
          </w:rPr>
          <w:t> </w:t>
        </w:r>
        <w:r w:rsidRPr="00E25633">
          <w:rPr>
            <w:rFonts w:cs="B Nazanin" w:hint="cs"/>
            <w:rtl/>
          </w:rPr>
          <w:t>در</w:t>
        </w:r>
        <w:r w:rsidRPr="00E25633">
          <w:rPr>
            <w:rFonts w:cs="B Nazanin"/>
            <w:rtl/>
          </w:rPr>
          <w:t xml:space="preserve"> </w:t>
        </w:r>
        <w:r w:rsidRPr="00E25633">
          <w:rPr>
            <w:rFonts w:cs="B Nazanin" w:hint="cs"/>
            <w:rtl/>
          </w:rPr>
          <w:t>سیگنال</w:t>
        </w:r>
        <w:r w:rsidRPr="00E25633">
          <w:rPr>
            <w:rFonts w:cs="B Nazanin"/>
            <w:rtl/>
          </w:rPr>
          <w:t xml:space="preserve"> </w:t>
        </w:r>
        <w:r w:rsidRPr="00E25633">
          <w:rPr>
            <w:rFonts w:cs="B Nazanin" w:hint="cs"/>
            <w:rtl/>
          </w:rPr>
          <w:t>اندازه‌گیری</w:t>
        </w:r>
        <w:r w:rsidRPr="00E25633">
          <w:rPr>
            <w:rFonts w:cs="B Nazanin"/>
            <w:rtl/>
          </w:rPr>
          <w:t xml:space="preserve"> </w:t>
        </w:r>
        <w:r w:rsidRPr="00E25633">
          <w:rPr>
            <w:rFonts w:cs="B Nazanin" w:hint="cs"/>
            <w:rtl/>
          </w:rPr>
          <w:t>سطح</w:t>
        </w:r>
        <w:r w:rsidRPr="00E25633">
          <w:rPr>
            <w:rFonts w:cs="B Nazanin"/>
            <w:rtl/>
          </w:rPr>
          <w:t xml:space="preserve"> </w:t>
        </w:r>
        <w:r w:rsidRPr="00E25633">
          <w:rPr>
            <w:rFonts w:cs="B Nazanin" w:hint="cs"/>
            <w:rtl/>
          </w:rPr>
          <w:t>می‌شوند</w:t>
        </w:r>
        <w:r w:rsidRPr="00E25633">
          <w:rPr>
            <w:rFonts w:cs="B Nazanin"/>
            <w:lang w:bidi="fa-IR"/>
          </w:rPr>
          <w:t>.</w:t>
        </w:r>
      </w:ins>
    </w:p>
    <w:p w14:paraId="070C9FD6" w14:textId="77777777" w:rsidR="00070883" w:rsidRPr="00E25633" w:rsidRDefault="00070883" w:rsidP="00070883">
      <w:pPr>
        <w:bidi/>
        <w:rPr>
          <w:ins w:id="1011" w:author="mamad" w:date="2026-02-12T23:11:00Z"/>
          <w:rFonts w:cs="B Nazanin"/>
          <w:lang w:bidi="fa-IR"/>
        </w:rPr>
      </w:pPr>
      <w:ins w:id="1012" w:author="mamad" w:date="2026-02-12T23:11:00Z">
        <w:r w:rsidRPr="00E25633">
          <w:rPr>
            <w:rFonts w:cs="B Nazanin"/>
            <w:rtl/>
          </w:rPr>
          <w:t>ویژگی ذاتی مشتق‌گیر</w:t>
        </w:r>
        <w:r w:rsidRPr="00E25633">
          <w:rPr>
            <w:rFonts w:cs="B Nazanin"/>
            <w:lang w:bidi="fa-IR"/>
          </w:rPr>
          <w:t>: </w:t>
        </w:r>
        <w:r w:rsidRPr="00E25633">
          <w:rPr>
            <w:rFonts w:cs="B Nazanin"/>
            <w:rtl/>
          </w:rPr>
          <w:t>عملگر مشتق، فرکانس‌های بالا را</w:t>
        </w:r>
        <w:r w:rsidRPr="00E25633">
          <w:rPr>
            <w:rFonts w:ascii="Cambria" w:hAnsi="Cambria" w:cs="Cambria" w:hint="cs"/>
            <w:rtl/>
          </w:rPr>
          <w:t> </w:t>
        </w:r>
        <w:r w:rsidRPr="00E25633">
          <w:rPr>
            <w:rFonts w:cs="B Nazanin"/>
            <w:rtl/>
          </w:rPr>
          <w:t>تقویت</w:t>
        </w:r>
        <w:r w:rsidRPr="00E25633">
          <w:rPr>
            <w:rFonts w:ascii="Cambria" w:hAnsi="Cambria" w:cs="Cambria" w:hint="cs"/>
            <w:rtl/>
          </w:rPr>
          <w:t> </w:t>
        </w:r>
        <w:r w:rsidRPr="00E25633">
          <w:rPr>
            <w:rFonts w:cs="B Nazanin" w:hint="cs"/>
            <w:rtl/>
          </w:rPr>
          <w:t>می‌کند</w:t>
        </w:r>
        <w:r w:rsidRPr="00E25633">
          <w:rPr>
            <w:rFonts w:cs="B Nazanin"/>
            <w:lang w:bidi="fa-IR"/>
          </w:rPr>
          <w:t>.</w:t>
        </w:r>
      </w:ins>
    </w:p>
    <w:p w14:paraId="00473833" w14:textId="44C99909" w:rsidR="00070883" w:rsidRPr="00E25633" w:rsidRDefault="00070883" w:rsidP="00E25633">
      <w:pPr>
        <w:bidi/>
        <w:jc w:val="both"/>
        <w:rPr>
          <w:ins w:id="1013" w:author="mamad" w:date="2026-02-12T23:11:00Z"/>
          <w:rFonts w:cs="B Nazanin"/>
          <w:lang w:bidi="fa-IR"/>
        </w:rPr>
      </w:pPr>
      <w:ins w:id="1014" w:author="mamad" w:date="2026-02-12T23:11:00Z">
        <w:r w:rsidRPr="00E25633">
          <w:rPr>
            <w:rFonts w:cs="B Nazanin"/>
            <w:rtl/>
          </w:rPr>
          <w:t>نتیجه ناخواسته</w:t>
        </w:r>
      </w:ins>
      <w:r w:rsidR="00E25633" w:rsidRPr="00E25633">
        <w:rPr>
          <w:rFonts w:cs="B Nazanin" w:hint="cs"/>
          <w:rtl/>
          <w:lang w:bidi="fa-IR"/>
        </w:rPr>
        <w:t xml:space="preserve"> این است که </w:t>
      </w:r>
      <w:ins w:id="1015" w:author="mamad" w:date="2026-02-12T23:11:00Z">
        <w:r w:rsidRPr="00E25633">
          <w:rPr>
            <w:rFonts w:cs="B Nazanin"/>
            <w:rtl/>
          </w:rPr>
          <w:t>کنترل‌کننده</w:t>
        </w:r>
        <w:r w:rsidRPr="00E25633">
          <w:rPr>
            <w:rFonts w:cs="B Nazanin"/>
            <w:lang w:bidi="fa-IR"/>
          </w:rPr>
          <w:t xml:space="preserve"> PID </w:t>
        </w:r>
        <w:r w:rsidRPr="00E25633">
          <w:rPr>
            <w:rFonts w:cs="B Nazanin"/>
            <w:rtl/>
          </w:rPr>
          <w:t>به هر نوسان کوچک سطح آب واکنش سریع و شدید نشان می‌دهد</w:t>
        </w:r>
        <w:r w:rsidRPr="00E25633">
          <w:rPr>
            <w:rFonts w:cs="B Nazanin"/>
            <w:lang w:bidi="fa-IR"/>
          </w:rPr>
          <w:t>.</w:t>
        </w:r>
      </w:ins>
      <w:r w:rsidR="00E25633" w:rsidRPr="00E25633">
        <w:rPr>
          <w:rFonts w:cs="B Nazanin" w:hint="cs"/>
          <w:rtl/>
          <w:lang w:bidi="fa-IR"/>
        </w:rPr>
        <w:t xml:space="preserve"> </w:t>
      </w:r>
      <w:ins w:id="1016" w:author="mamad" w:date="2026-02-12T23:11:00Z">
        <w:r w:rsidRPr="00E25633">
          <w:rPr>
            <w:rFonts w:cs="B Nazanin"/>
            <w:rtl/>
          </w:rPr>
          <w:t>شیر ورودی به صورت</w:t>
        </w:r>
        <w:r w:rsidRPr="00E25633">
          <w:rPr>
            <w:rFonts w:ascii="Cambria" w:hAnsi="Cambria" w:cs="Cambria" w:hint="cs"/>
            <w:rtl/>
          </w:rPr>
          <w:t> </w:t>
        </w:r>
        <w:r w:rsidRPr="00E25633">
          <w:rPr>
            <w:rFonts w:cs="B Nazanin"/>
            <w:rtl/>
          </w:rPr>
          <w:t>رگباری و مکرر</w:t>
        </w:r>
        <w:r w:rsidRPr="00E25633">
          <w:rPr>
            <w:rFonts w:cs="B Nazanin"/>
            <w:lang w:bidi="fa-IR"/>
          </w:rPr>
          <w:t xml:space="preserve"> (Chattering) </w:t>
        </w:r>
        <w:r w:rsidRPr="00E25633">
          <w:rPr>
            <w:rFonts w:cs="B Nazanin"/>
            <w:rtl/>
          </w:rPr>
          <w:t>باز و بسته می‌شود</w:t>
        </w:r>
        <w:r w:rsidRPr="00E25633">
          <w:rPr>
            <w:rFonts w:cs="B Nazanin"/>
            <w:lang w:bidi="fa-IR"/>
          </w:rPr>
          <w:t>.</w:t>
        </w:r>
      </w:ins>
      <w:r w:rsidR="00E25633" w:rsidRPr="00E25633">
        <w:rPr>
          <w:rFonts w:cs="B Nazanin" w:hint="cs"/>
          <w:rtl/>
          <w:lang w:bidi="fa-IR"/>
        </w:rPr>
        <w:t xml:space="preserve"> </w:t>
      </w:r>
      <w:ins w:id="1017" w:author="mamad" w:date="2026-02-12T23:11:00Z">
        <w:r w:rsidRPr="00E25633">
          <w:rPr>
            <w:rFonts w:cs="B Nazanin"/>
            <w:rtl/>
          </w:rPr>
          <w:t>این رفتار باعث</w:t>
        </w:r>
        <w:r w:rsidRPr="00E25633">
          <w:rPr>
            <w:rFonts w:ascii="Cambria" w:hAnsi="Cambria" w:cs="Cambria" w:hint="cs"/>
            <w:rtl/>
          </w:rPr>
          <w:t> </w:t>
        </w:r>
        <w:r w:rsidRPr="00E25633">
          <w:rPr>
            <w:rFonts w:cs="B Nazanin"/>
            <w:rtl/>
          </w:rPr>
          <w:t>استهلاک سریع و خرابی عملگر (شیر)</w:t>
        </w:r>
        <w:r w:rsidRPr="00E25633">
          <w:rPr>
            <w:rFonts w:ascii="Cambria" w:hAnsi="Cambria" w:cs="Cambria" w:hint="cs"/>
            <w:rtl/>
          </w:rPr>
          <w:t> </w:t>
        </w:r>
        <w:r w:rsidRPr="00E25633">
          <w:rPr>
            <w:rFonts w:cs="B Nazanin" w:hint="cs"/>
            <w:rtl/>
          </w:rPr>
          <w:t>در</w:t>
        </w:r>
        <w:r w:rsidRPr="00E25633">
          <w:rPr>
            <w:rFonts w:cs="B Nazanin"/>
            <w:rtl/>
          </w:rPr>
          <w:t xml:space="preserve"> </w:t>
        </w:r>
        <w:r w:rsidRPr="00E25633">
          <w:rPr>
            <w:rFonts w:cs="B Nazanin" w:hint="cs"/>
            <w:rtl/>
          </w:rPr>
          <w:t>کوتاه‌مدت</w:t>
        </w:r>
        <w:r w:rsidRPr="00E25633">
          <w:rPr>
            <w:rFonts w:cs="B Nazanin"/>
            <w:rtl/>
          </w:rPr>
          <w:t xml:space="preserve"> </w:t>
        </w:r>
        <w:r w:rsidRPr="00E25633">
          <w:rPr>
            <w:rFonts w:cs="B Nazanin" w:hint="cs"/>
            <w:rtl/>
          </w:rPr>
          <w:t>می‌شود</w:t>
        </w:r>
        <w:r w:rsidRPr="00E25633">
          <w:rPr>
            <w:rFonts w:cs="B Nazanin"/>
            <w:lang w:bidi="fa-IR"/>
          </w:rPr>
          <w:t>.</w:t>
        </w:r>
      </w:ins>
    </w:p>
    <w:p w14:paraId="4743BC4B" w14:textId="77777777" w:rsidR="00070883" w:rsidRPr="00307ED9" w:rsidRDefault="00070883" w:rsidP="00070883">
      <w:pPr>
        <w:bidi/>
        <w:rPr>
          <w:ins w:id="1018" w:author="mamad" w:date="2026-02-12T23:11:00Z"/>
          <w:rFonts w:cs="B Nazanin"/>
          <w:b/>
          <w:bCs/>
          <w:lang w:bidi="fa-IR"/>
        </w:rPr>
      </w:pPr>
      <w:ins w:id="1019" w:author="mamad" w:date="2026-02-12T23:11:00Z">
        <w:r w:rsidRPr="00307ED9">
          <w:rPr>
            <w:rFonts w:cs="B Nazanin"/>
            <w:b/>
            <w:bCs/>
            <w:rtl/>
          </w:rPr>
          <w:t>ب) عدم تطابق با دینامیک سیستم مرتبه اول</w:t>
        </w:r>
      </w:ins>
    </w:p>
    <w:p w14:paraId="0C9B52D5" w14:textId="77777777" w:rsidR="00070883" w:rsidRPr="00307ED9" w:rsidRDefault="00070883" w:rsidP="00070883">
      <w:pPr>
        <w:bidi/>
        <w:rPr>
          <w:ins w:id="1020" w:author="mamad" w:date="2026-02-12T23:11:00Z"/>
          <w:rFonts w:cs="B Nazanin"/>
          <w:lang w:bidi="fa-IR"/>
        </w:rPr>
      </w:pPr>
      <w:ins w:id="1021" w:author="mamad" w:date="2026-02-12T23:11:00Z">
        <w:r w:rsidRPr="00307ED9">
          <w:rPr>
            <w:rFonts w:cs="B Nazanin"/>
            <w:rtl/>
          </w:rPr>
          <w:t>سیستم تانکر آب یک سیستم</w:t>
        </w:r>
        <w:r w:rsidRPr="00307ED9">
          <w:rPr>
            <w:rFonts w:ascii="Cambria" w:hAnsi="Cambria" w:cs="Cambria" w:hint="cs"/>
            <w:rtl/>
          </w:rPr>
          <w:t> </w:t>
        </w:r>
        <w:r w:rsidRPr="00307ED9">
          <w:rPr>
            <w:rFonts w:cs="B Nazanin"/>
            <w:b/>
            <w:bCs/>
            <w:rtl/>
          </w:rPr>
          <w:t>مرتبه اول</w:t>
        </w:r>
        <w:r w:rsidRPr="00307ED9">
          <w:rPr>
            <w:rFonts w:ascii="Cambria" w:hAnsi="Cambria" w:cs="Cambria" w:hint="cs"/>
            <w:rtl/>
          </w:rPr>
          <w:t> </w:t>
        </w:r>
        <w:r w:rsidRPr="00307ED9">
          <w:rPr>
            <w:rFonts w:cs="B Nazanin" w:hint="cs"/>
            <w:rtl/>
          </w:rPr>
          <w:t>است</w:t>
        </w:r>
        <w:r w:rsidRPr="00307ED9">
          <w:rPr>
            <w:rFonts w:cs="B Nazanin"/>
            <w:lang w:bidi="fa-IR"/>
          </w:rPr>
          <w:t>:</w:t>
        </w:r>
      </w:ins>
    </w:p>
    <w:p w14:paraId="3DC55F1D" w14:textId="11A01426" w:rsidR="00070883" w:rsidRPr="00307ED9" w:rsidRDefault="00070883" w:rsidP="00070883">
      <w:pPr>
        <w:bidi/>
        <w:rPr>
          <w:ins w:id="1022" w:author="mamad" w:date="2026-02-12T23:11:00Z"/>
          <w:rFonts w:cs="B Nazanin"/>
          <w:lang w:bidi="fa-IR"/>
        </w:rPr>
      </w:pPr>
      <m:oMathPara>
        <m:oMath>
          <m:r>
            <w:ins w:id="1023" w:author="mamad" w:date="2026-02-12T23:11:00Z">
              <w:rPr>
                <w:rFonts w:ascii="Cambria Math" w:hAnsi="Cambria Math" w:cs="B Nazanin"/>
                <w:lang w:bidi="fa-IR"/>
              </w:rPr>
              <m:t>G(s)=</m:t>
            </w:ins>
          </m:r>
          <m:f>
            <m:fPr>
              <m:ctrlPr>
                <w:ins w:id="1024" w:author="mamad" w:date="2026-02-12T23:11:00Z">
                  <w:rPr>
                    <w:rFonts w:ascii="Cambria Math" w:hAnsi="Cambria Math" w:cs="B Nazanin"/>
                    <w:lang w:bidi="fa-IR"/>
                  </w:rPr>
                </w:ins>
              </m:ctrlPr>
            </m:fPr>
            <m:num>
              <m:r>
                <w:ins w:id="1025" w:author="mamad" w:date="2026-02-12T23:11:00Z">
                  <w:rPr>
                    <w:rFonts w:ascii="Cambria Math" w:hAnsi="Cambria Math" w:cs="B Nazanin"/>
                    <w:lang w:bidi="fa-IR"/>
                  </w:rPr>
                  <m:t>20</m:t>
                </w:ins>
              </m:r>
            </m:num>
            <m:den>
              <m:r>
                <w:ins w:id="1026" w:author="mamad" w:date="2026-02-12T23:11:00Z">
                  <w:rPr>
                    <w:rFonts w:ascii="Cambria Math" w:hAnsi="Cambria Math" w:cs="B Nazanin"/>
                    <w:lang w:bidi="fa-IR"/>
                  </w:rPr>
                  <m:t>200s+1</m:t>
                </w:ins>
              </m:r>
            </m:den>
          </m:f>
          <m:r>
            <w:ins w:id="1027" w:author="mamad" w:date="2026-02-12T23:11:00Z">
              <m:rPr>
                <m:sty m:val="p"/>
              </m:rPr>
              <w:rPr>
                <w:rFonts w:ascii="Cambria Math" w:hAnsi="Cambria Math" w:cs="B Nazanin"/>
                <w:lang w:bidi="fa-IR"/>
              </w:rPr>
              <w:br/>
            </w:ins>
          </m:r>
        </m:oMath>
      </m:oMathPara>
    </w:p>
    <w:p w14:paraId="2EE1A886" w14:textId="6FF2D2A6" w:rsidR="00070883" w:rsidRPr="00307ED9" w:rsidRDefault="00070883" w:rsidP="00E25633">
      <w:pPr>
        <w:bidi/>
        <w:rPr>
          <w:ins w:id="1028" w:author="mamad" w:date="2026-02-12T23:11:00Z"/>
          <w:rFonts w:cs="B Nazanin"/>
          <w:lang w:bidi="fa-IR"/>
        </w:rPr>
      </w:pPr>
      <w:ins w:id="1029" w:author="mamad" w:date="2026-02-12T23:11:00Z">
        <w:r w:rsidRPr="00307ED9">
          <w:rPr>
            <w:rFonts w:cs="B Nazanin"/>
            <w:rtl/>
          </w:rPr>
          <w:lastRenderedPageBreak/>
          <w:t>ویژگی‌های سیستم مرتبه اول</w:t>
        </w:r>
      </w:ins>
      <w:r w:rsidR="00E25633">
        <w:rPr>
          <w:rFonts w:cs="B Nazanin" w:hint="cs"/>
          <w:rtl/>
          <w:lang w:bidi="fa-IR"/>
        </w:rPr>
        <w:t xml:space="preserve"> </w:t>
      </w:r>
      <w:ins w:id="1030" w:author="mamad" w:date="2026-02-12T23:11:00Z">
        <w:r w:rsidRPr="00307ED9">
          <w:rPr>
            <w:rFonts w:cs="B Nazanin"/>
            <w:rtl/>
          </w:rPr>
          <w:t>فاقد نوسانات ذاتی</w:t>
        </w:r>
      </w:ins>
      <w:r w:rsidR="00E25633">
        <w:rPr>
          <w:rFonts w:cs="B Nazanin" w:hint="cs"/>
          <w:rtl/>
          <w:lang w:bidi="fa-IR"/>
        </w:rPr>
        <w:t xml:space="preserve">، </w:t>
      </w:r>
      <w:ins w:id="1031" w:author="mamad" w:date="2026-02-12T23:11:00Z">
        <w:r w:rsidRPr="00307ED9">
          <w:rPr>
            <w:rFonts w:cs="B Nazanin"/>
            <w:rtl/>
          </w:rPr>
          <w:t>پاسخ نرم و میرا</w:t>
        </w:r>
      </w:ins>
      <w:r w:rsidR="00E25633">
        <w:rPr>
          <w:rFonts w:cs="B Nazanin" w:hint="cs"/>
          <w:rtl/>
          <w:lang w:bidi="fa-IR"/>
        </w:rPr>
        <w:t xml:space="preserve">، </w:t>
      </w:r>
      <w:ins w:id="1032" w:author="mamad" w:date="2026-02-12T23:11:00Z">
        <w:r w:rsidRPr="00307ED9">
          <w:rPr>
            <w:rFonts w:cs="B Nazanin"/>
            <w:rtl/>
          </w:rPr>
          <w:t>کند و تنبل (دارای اینرسی زیاد)</w:t>
        </w:r>
      </w:ins>
      <w:r w:rsidR="00E25633">
        <w:rPr>
          <w:rFonts w:cs="B Nazanin" w:hint="cs"/>
          <w:rtl/>
        </w:rPr>
        <w:t xml:space="preserve"> است.</w:t>
      </w:r>
    </w:p>
    <w:p w14:paraId="7DF6D33D" w14:textId="3BF4EF32" w:rsidR="00070883" w:rsidRPr="00307ED9" w:rsidRDefault="00070883" w:rsidP="00E25633">
      <w:pPr>
        <w:bidi/>
        <w:rPr>
          <w:ins w:id="1033" w:author="mamad" w:date="2026-02-12T23:45:00Z"/>
          <w:rFonts w:cs="B Nazanin"/>
          <w:rtl/>
          <w:lang w:bidi="fa-IR"/>
        </w:rPr>
      </w:pPr>
      <w:ins w:id="1034" w:author="mamad" w:date="2026-02-12T23:11:00Z">
        <w:r w:rsidRPr="00307ED9">
          <w:rPr>
            <w:rFonts w:cs="B Nazanin"/>
            <w:b/>
            <w:bCs/>
            <w:rtl/>
          </w:rPr>
          <w:t>کاربرد مشتق‌گیر</w:t>
        </w:r>
        <w:r w:rsidRPr="00307ED9">
          <w:rPr>
            <w:rFonts w:cs="B Nazanin"/>
            <w:b/>
            <w:bCs/>
            <w:lang w:bidi="fa-IR"/>
          </w:rPr>
          <w:t>:</w:t>
        </w:r>
        <w:r w:rsidRPr="00307ED9">
          <w:rPr>
            <w:rFonts w:cs="B Nazanin"/>
            <w:lang w:bidi="fa-IR"/>
          </w:rPr>
          <w:t> </w:t>
        </w:r>
        <w:r w:rsidRPr="00E25633">
          <w:rPr>
            <w:rFonts w:cs="B Nazanin"/>
            <w:rtl/>
          </w:rPr>
          <w:t>ترم مشتق‌گیر عمدتاً برای</w:t>
        </w:r>
        <w:r w:rsidRPr="00E25633">
          <w:rPr>
            <w:rFonts w:ascii="Cambria" w:hAnsi="Cambria" w:cs="Cambria" w:hint="cs"/>
            <w:rtl/>
          </w:rPr>
          <w:t> </w:t>
        </w:r>
        <w:r w:rsidRPr="00E25633">
          <w:rPr>
            <w:rFonts w:cs="B Nazanin"/>
            <w:rtl/>
          </w:rPr>
          <w:t>میراسازی نوسانات</w:t>
        </w:r>
        <w:r w:rsidRPr="00E25633">
          <w:rPr>
            <w:rFonts w:ascii="Cambria" w:hAnsi="Cambria" w:cs="Cambria" w:hint="cs"/>
            <w:rtl/>
          </w:rPr>
          <w:t> </w:t>
        </w:r>
        <w:r w:rsidRPr="00E25633">
          <w:rPr>
            <w:rFonts w:cs="B Nazanin" w:hint="cs"/>
            <w:rtl/>
          </w:rPr>
          <w:t>در</w:t>
        </w:r>
        <w:r w:rsidRPr="00E25633">
          <w:rPr>
            <w:rFonts w:cs="B Nazanin"/>
            <w:rtl/>
          </w:rPr>
          <w:t xml:space="preserve"> </w:t>
        </w:r>
        <w:r w:rsidRPr="00E25633">
          <w:rPr>
            <w:rFonts w:cs="B Nazanin" w:hint="cs"/>
            <w:rtl/>
          </w:rPr>
          <w:t>سیستم‌های</w:t>
        </w:r>
        <w:r w:rsidRPr="00E25633">
          <w:rPr>
            <w:rFonts w:ascii="Cambria" w:hAnsi="Cambria" w:cs="Cambria" w:hint="cs"/>
            <w:rtl/>
          </w:rPr>
          <w:t> </w:t>
        </w:r>
        <w:r w:rsidRPr="00E25633">
          <w:rPr>
            <w:rFonts w:cs="B Nazanin"/>
            <w:rtl/>
          </w:rPr>
          <w:t>مرتبه دوم به بالا</w:t>
        </w:r>
        <w:r w:rsidRPr="00E25633">
          <w:rPr>
            <w:rFonts w:ascii="Cambria" w:hAnsi="Cambria" w:cs="Cambria" w:hint="cs"/>
            <w:rtl/>
          </w:rPr>
          <w:t> </w:t>
        </w:r>
        <w:r w:rsidRPr="00E25633">
          <w:rPr>
            <w:rFonts w:cs="B Nazanin" w:hint="cs"/>
            <w:rtl/>
          </w:rPr>
          <w:t>استفاده</w:t>
        </w:r>
        <w:r w:rsidRPr="00E25633">
          <w:rPr>
            <w:rFonts w:cs="B Nazanin"/>
            <w:rtl/>
          </w:rPr>
          <w:t xml:space="preserve"> </w:t>
        </w:r>
        <w:r w:rsidRPr="00E25633">
          <w:rPr>
            <w:rFonts w:cs="B Nazanin" w:hint="cs"/>
            <w:rtl/>
          </w:rPr>
          <w:t>می‌شود</w:t>
        </w:r>
        <w:r w:rsidRPr="00E25633">
          <w:rPr>
            <w:rFonts w:cs="B Nazanin"/>
            <w:rtl/>
          </w:rPr>
          <w:t xml:space="preserve">. </w:t>
        </w:r>
        <w:r w:rsidRPr="00E25633">
          <w:rPr>
            <w:rFonts w:cs="B Nazanin" w:hint="cs"/>
            <w:rtl/>
          </w:rPr>
          <w:t>افزودن</w:t>
        </w:r>
        <w:r w:rsidRPr="00E25633">
          <w:rPr>
            <w:rFonts w:cs="B Nazanin"/>
            <w:lang w:bidi="fa-IR"/>
          </w:rPr>
          <w:t xml:space="preserve"> D </w:t>
        </w:r>
        <w:r w:rsidRPr="00E25633">
          <w:rPr>
            <w:rFonts w:cs="B Nazanin"/>
            <w:rtl/>
          </w:rPr>
          <w:t>به سیستم مرتبه اول نه تنها سودمند نیست، بلکه معمولاً</w:t>
        </w:r>
      </w:ins>
      <w:r w:rsidR="00E25633">
        <w:rPr>
          <w:rFonts w:cs="B Nazanin" w:hint="cs"/>
          <w:rtl/>
        </w:rPr>
        <w:t xml:space="preserve"> </w:t>
      </w:r>
      <w:ins w:id="1035" w:author="mamad" w:date="2026-02-12T23:11:00Z">
        <w:r w:rsidRPr="00307ED9">
          <w:rPr>
            <w:rFonts w:cs="B Nazanin"/>
            <w:rtl/>
          </w:rPr>
          <w:t>پاسخ گذرا را کندتر می‌کند</w:t>
        </w:r>
      </w:ins>
      <w:r w:rsidR="00E25633">
        <w:rPr>
          <w:rFonts w:cs="B Nazanin" w:hint="cs"/>
          <w:rtl/>
          <w:lang w:bidi="fa-IR"/>
        </w:rPr>
        <w:t xml:space="preserve"> و </w:t>
      </w:r>
      <w:ins w:id="1036" w:author="mamad" w:date="2026-02-12T23:11:00Z">
        <w:r w:rsidRPr="00307ED9">
          <w:rPr>
            <w:rFonts w:cs="B Nazanin"/>
            <w:rtl/>
          </w:rPr>
          <w:t>بدون تأثیر مثبت بر میرایی، فرمان کنترلی ناخواسته تولید می‌کند</w:t>
        </w:r>
      </w:ins>
      <w:r w:rsidR="00E25633">
        <w:rPr>
          <w:rFonts w:cs="B Nazanin" w:hint="cs"/>
          <w:rtl/>
        </w:rPr>
        <w:t>. در</w:t>
      </w:r>
      <w:ins w:id="1037" w:author="mamad" w:date="2026-02-12T23:11:00Z">
        <w:r w:rsidRPr="00307ED9">
          <w:rPr>
            <w:rFonts w:cs="B Nazanin"/>
            <w:b/>
            <w:bCs/>
            <w:rtl/>
          </w:rPr>
          <w:t>نتیجه</w:t>
        </w:r>
        <w:r w:rsidRPr="00307ED9">
          <w:rPr>
            <w:rFonts w:cs="B Nazanin"/>
            <w:lang w:bidi="fa-IR"/>
          </w:rPr>
          <w:t> </w:t>
        </w:r>
        <w:r w:rsidRPr="00307ED9">
          <w:rPr>
            <w:rFonts w:cs="B Nazanin"/>
            <w:rtl/>
          </w:rPr>
          <w:t>کنترل‌کننده</w:t>
        </w:r>
        <w:r w:rsidRPr="00307ED9">
          <w:rPr>
            <w:rFonts w:cs="B Nazanin"/>
            <w:lang w:bidi="fa-IR"/>
          </w:rPr>
          <w:t xml:space="preserve"> PID </w:t>
        </w:r>
        <w:r w:rsidRPr="00307ED9">
          <w:rPr>
            <w:rFonts w:cs="B Nazanin"/>
            <w:rtl/>
          </w:rPr>
          <w:t>نیز برای این کاربرد</w:t>
        </w:r>
        <w:r w:rsidRPr="00307ED9">
          <w:rPr>
            <w:rFonts w:ascii="Cambria" w:hAnsi="Cambria" w:cs="Cambria" w:hint="cs"/>
            <w:rtl/>
          </w:rPr>
          <w:t> </w:t>
        </w:r>
        <w:r w:rsidRPr="00E25633">
          <w:rPr>
            <w:rFonts w:cs="B Nazanin"/>
            <w:rtl/>
          </w:rPr>
          <w:t>رد می‌شود</w:t>
        </w:r>
        <w:r w:rsidRPr="00E25633">
          <w:rPr>
            <w:rFonts w:cs="B Nazanin"/>
            <w:lang w:bidi="fa-IR"/>
          </w:rPr>
          <w:t>.</w:t>
        </w:r>
      </w:ins>
    </w:p>
    <w:p w14:paraId="299649CD" w14:textId="20694847" w:rsidR="00831D28" w:rsidRPr="00831D28" w:rsidRDefault="000174FC" w:rsidP="00765A29">
      <w:pPr>
        <w:pStyle w:val="Heading1"/>
        <w:bidi/>
        <w:rPr>
          <w:ins w:id="1038" w:author="mamad" w:date="2026-02-12T23:46:00Z"/>
          <w:rStyle w:val="Heading1Char"/>
          <w:b/>
          <w:bCs/>
          <w:rtl/>
          <w:lang w:bidi="fa-IR"/>
        </w:rPr>
      </w:pPr>
      <w:bookmarkStart w:id="1039" w:name="_Toc221808039"/>
      <w:r>
        <w:rPr>
          <w:rStyle w:val="Heading1Char"/>
          <w:rFonts w:hint="cs"/>
          <w:b/>
          <w:bCs/>
          <w:rtl/>
          <w:lang w:bidi="fa-IR"/>
        </w:rPr>
        <w:t>تحلیل اثر نویز و اغتشاش</w:t>
      </w:r>
      <w:bookmarkStart w:id="1040" w:name="_Toc221741081"/>
      <w:ins w:id="1041" w:author="mamad" w:date="2026-02-12T23:46:00Z">
        <w:r w:rsidR="00BB2583" w:rsidRPr="00E25633">
          <w:rPr>
            <w:noProof/>
            <w:sz w:val="16"/>
            <w:szCs w:val="16"/>
          </w:rPr>
          <w:drawing>
            <wp:anchor distT="0" distB="0" distL="114300" distR="114300" simplePos="0" relativeHeight="251667456" behindDoc="0" locked="0" layoutInCell="1" allowOverlap="1" wp14:anchorId="2A8A2556" wp14:editId="08FCCF77">
              <wp:simplePos x="0" y="0"/>
              <wp:positionH relativeFrom="column">
                <wp:posOffset>612140</wp:posOffset>
              </wp:positionH>
              <wp:positionV relativeFrom="paragraph">
                <wp:posOffset>2457450</wp:posOffset>
              </wp:positionV>
              <wp:extent cx="4690745" cy="2454275"/>
              <wp:effectExtent l="0" t="0" r="0" b="3175"/>
              <wp:wrapTopAndBottom/>
              <wp:docPr id="135072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29505" name=""/>
                      <pic:cNvPicPr/>
                    </pic:nvPicPr>
                    <pic:blipFill>
                      <a:blip r:embed="rId25">
                        <a:extLst>
                          <a:ext uri="{28A0092B-C50C-407E-A947-70E740481C1C}">
                            <a14:useLocalDpi xmlns:a14="http://schemas.microsoft.com/office/drawing/2010/main" val="0"/>
                          </a:ext>
                        </a:extLst>
                      </a:blip>
                      <a:stretch>
                        <a:fillRect/>
                      </a:stretch>
                    </pic:blipFill>
                    <pic:spPr>
                      <a:xfrm>
                        <a:off x="0" y="0"/>
                        <a:ext cx="4690745" cy="2454275"/>
                      </a:xfrm>
                      <a:prstGeom prst="rect">
                        <a:avLst/>
                      </a:prstGeom>
                    </pic:spPr>
                  </pic:pic>
                </a:graphicData>
              </a:graphic>
              <wp14:sizeRelH relativeFrom="margin">
                <wp14:pctWidth>0</wp14:pctWidth>
              </wp14:sizeRelH>
              <wp14:sizeRelV relativeFrom="margin">
                <wp14:pctHeight>0</wp14:pctHeight>
              </wp14:sizeRelV>
            </wp:anchor>
          </w:drawing>
        </w:r>
        <w:r w:rsidR="00BB2583" w:rsidRPr="00E25633">
          <w:rPr>
            <w:noProof/>
            <w:sz w:val="16"/>
            <w:szCs w:val="16"/>
          </w:rPr>
          <w:drawing>
            <wp:anchor distT="0" distB="0" distL="114300" distR="114300" simplePos="0" relativeHeight="251666432" behindDoc="0" locked="0" layoutInCell="1" allowOverlap="1" wp14:anchorId="0E1397EC" wp14:editId="621059EF">
              <wp:simplePos x="0" y="0"/>
              <wp:positionH relativeFrom="margin">
                <wp:align>center</wp:align>
              </wp:positionH>
              <wp:positionV relativeFrom="paragraph">
                <wp:posOffset>409519</wp:posOffset>
              </wp:positionV>
              <wp:extent cx="4819650" cy="2266950"/>
              <wp:effectExtent l="0" t="0" r="0" b="0"/>
              <wp:wrapTopAndBottom/>
              <wp:docPr id="10201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57169" name=""/>
                      <pic:cNvPicPr/>
                    </pic:nvPicPr>
                    <pic:blipFill>
                      <a:blip r:embed="rId26">
                        <a:extLst>
                          <a:ext uri="{28A0092B-C50C-407E-A947-70E740481C1C}">
                            <a14:useLocalDpi xmlns:a14="http://schemas.microsoft.com/office/drawing/2010/main" val="0"/>
                          </a:ext>
                        </a:extLst>
                      </a:blip>
                      <a:stretch>
                        <a:fillRect/>
                      </a:stretch>
                    </pic:blipFill>
                    <pic:spPr>
                      <a:xfrm>
                        <a:off x="0" y="0"/>
                        <a:ext cx="4819650" cy="2266950"/>
                      </a:xfrm>
                      <a:prstGeom prst="rect">
                        <a:avLst/>
                      </a:prstGeom>
                    </pic:spPr>
                  </pic:pic>
                </a:graphicData>
              </a:graphic>
            </wp:anchor>
          </w:drawing>
        </w:r>
        <w:bookmarkEnd w:id="1039"/>
        <w:bookmarkEnd w:id="1040"/>
      </w:ins>
    </w:p>
    <w:p w14:paraId="75D584F2" w14:textId="22604F9E" w:rsidR="00BB2583" w:rsidRPr="00E25633" w:rsidRDefault="00BB2583" w:rsidP="00831D28">
      <w:pPr>
        <w:pStyle w:val="Heading2"/>
        <w:bidi/>
        <w:rPr>
          <w:ins w:id="1042" w:author="mamad" w:date="2026-02-12T23:47:00Z"/>
          <w:lang w:bidi="fa-IR"/>
        </w:rPr>
      </w:pPr>
      <w:bookmarkStart w:id="1043" w:name="_Toc221808040"/>
      <w:ins w:id="1044" w:author="mamad" w:date="2026-02-12T23:47:00Z">
        <w:r w:rsidRPr="00E25633">
          <w:rPr>
            <w:rtl/>
          </w:rPr>
          <w:t xml:space="preserve">تحلیل خطای حالت ماندگار: چرا خروجی روی </w:t>
        </w:r>
        <w:r w:rsidRPr="00E25633">
          <w:rPr>
            <w:rtl/>
            <w:lang w:bidi="fa-IR"/>
          </w:rPr>
          <w:t>۸</w:t>
        </w:r>
        <w:r w:rsidRPr="00E25633">
          <w:rPr>
            <w:rtl/>
          </w:rPr>
          <w:t xml:space="preserve"> متر تثبیت شده است؟</w:t>
        </w:r>
        <w:bookmarkEnd w:id="1043"/>
      </w:ins>
    </w:p>
    <w:p w14:paraId="1B5A4109" w14:textId="382C32B6" w:rsidR="00BB2583" w:rsidRPr="00E25633" w:rsidRDefault="00BB2583" w:rsidP="00831D28">
      <w:pPr>
        <w:pStyle w:val="Heading3"/>
        <w:bidi/>
        <w:rPr>
          <w:ins w:id="1045" w:author="mamad" w:date="2026-02-12T23:47:00Z"/>
          <w:lang w:bidi="fa-IR"/>
        </w:rPr>
      </w:pPr>
      <w:bookmarkStart w:id="1046" w:name="_Toc221808041"/>
      <w:ins w:id="1047" w:author="mamad" w:date="2026-02-12T23:47:00Z">
        <w:r w:rsidRPr="00E25633">
          <w:rPr>
            <w:rtl/>
          </w:rPr>
          <w:t>نقش اغتشاش بار</w:t>
        </w:r>
        <w:r w:rsidRPr="00E25633">
          <w:rPr>
            <w:lang w:bidi="fa-IR"/>
          </w:rPr>
          <w:t xml:space="preserve"> (Load Disturbance)</w:t>
        </w:r>
        <w:bookmarkEnd w:id="1046"/>
      </w:ins>
    </w:p>
    <w:p w14:paraId="6887E03F" w14:textId="1511BCEC" w:rsidR="00BB2583" w:rsidRPr="00E25633" w:rsidRDefault="00BB2583" w:rsidP="00E25633">
      <w:pPr>
        <w:bidi/>
        <w:rPr>
          <w:ins w:id="1048" w:author="mamad" w:date="2026-02-12T23:47:00Z"/>
          <w:rFonts w:cs="B Nazanin"/>
          <w:lang w:bidi="fa-IR"/>
        </w:rPr>
      </w:pPr>
      <w:ins w:id="1049" w:author="mamad" w:date="2026-02-12T23:47:00Z">
        <w:r w:rsidRPr="00E25633">
          <w:rPr>
            <w:rFonts w:cs="B Nazanin"/>
            <w:rtl/>
          </w:rPr>
          <w:t>مشاهدات نشان می‌دهد که با اعمال</w:t>
        </w:r>
        <w:r w:rsidRPr="00E25633">
          <w:rPr>
            <w:rFonts w:ascii="Cambria" w:hAnsi="Cambria" w:cs="Cambria" w:hint="cs"/>
            <w:rtl/>
          </w:rPr>
          <w:t> </w:t>
        </w:r>
        <w:r w:rsidRPr="00E25633">
          <w:rPr>
            <w:rFonts w:cs="B Nazanin"/>
            <w:rtl/>
          </w:rPr>
          <w:t xml:space="preserve">اغتشاش بار با مقدار منفی </w:t>
        </w:r>
        <w:r w:rsidRPr="00E25633">
          <w:rPr>
            <w:rFonts w:cs="B Nazanin"/>
            <w:rtl/>
            <w:lang w:bidi="fa-IR"/>
          </w:rPr>
          <w:t>۲</w:t>
        </w:r>
        <w:r w:rsidRPr="00E25633">
          <w:rPr>
            <w:rFonts w:ascii="Cambria" w:hAnsi="Cambria" w:cs="Cambria" w:hint="cs"/>
            <w:rtl/>
          </w:rPr>
          <w:t> </w:t>
        </w:r>
        <w:r w:rsidRPr="00E25633">
          <w:rPr>
            <w:rFonts w:cs="B Nazanin"/>
            <w:lang w:bidi="fa-IR"/>
          </w:rPr>
          <w:t>(</w:t>
        </w:r>
      </w:ins>
      <m:oMath>
        <m:r>
          <w:ins w:id="1050" w:author="mamad" w:date="2026-02-12T23:47:00Z">
            <w:rPr>
              <w:rFonts w:ascii="Cambria Math" w:hAnsi="Cambria Math" w:cs="B Nazanin"/>
              <w:lang w:bidi="fa-IR"/>
            </w:rPr>
            <m:t>d=-2</m:t>
          </w:ins>
        </m:r>
      </m:oMath>
      <w:ins w:id="1051" w:author="mamad" w:date="2026-02-12T23:47:00Z">
        <w:r w:rsidRPr="00E25633">
          <w:rPr>
            <w:rFonts w:cs="B Nazanin"/>
            <w:lang w:bidi="fa-IR"/>
          </w:rPr>
          <w:t>)</w:t>
        </w:r>
        <w:r w:rsidRPr="00E25633">
          <w:rPr>
            <w:rFonts w:cs="B Nazanin"/>
            <w:rtl/>
          </w:rPr>
          <w:t xml:space="preserve">، سطح آب از مقدار مطلوب </w:t>
        </w:r>
        <w:r w:rsidRPr="00E25633">
          <w:rPr>
            <w:rFonts w:cs="B Nazanin"/>
            <w:rtl/>
            <w:lang w:bidi="fa-IR"/>
          </w:rPr>
          <w:t>۱۰</w:t>
        </w:r>
        <w:r w:rsidRPr="00E25633">
          <w:rPr>
            <w:rFonts w:cs="B Nazanin"/>
            <w:rtl/>
          </w:rPr>
          <w:t xml:space="preserve"> متر فاصله گرفته و در ارتفاع </w:t>
        </w:r>
        <w:r w:rsidRPr="00E25633">
          <w:rPr>
            <w:rFonts w:cs="B Nazanin"/>
            <w:rtl/>
            <w:lang w:bidi="fa-IR"/>
          </w:rPr>
          <w:t>۸</w:t>
        </w:r>
        <w:r w:rsidRPr="00E25633">
          <w:rPr>
            <w:rFonts w:cs="B Nazanin"/>
            <w:rtl/>
          </w:rPr>
          <w:t xml:space="preserve"> متر تثبیت شده است</w:t>
        </w:r>
        <w:r w:rsidRPr="00E25633">
          <w:rPr>
            <w:rFonts w:cs="B Nazanin"/>
            <w:lang w:bidi="fa-IR"/>
          </w:rPr>
          <w:t>.</w:t>
        </w:r>
      </w:ins>
      <w:r w:rsidR="00E25633">
        <w:rPr>
          <w:rFonts w:cs="B Nazanin" w:hint="cs"/>
          <w:rtl/>
          <w:lang w:bidi="fa-IR"/>
        </w:rPr>
        <w:t xml:space="preserve"> </w:t>
      </w:r>
      <w:ins w:id="1052" w:author="mamad" w:date="2026-02-12T23:47:00Z">
        <w:r w:rsidRPr="00E25633">
          <w:rPr>
            <w:rFonts w:cs="B Nazanin"/>
            <w:rtl/>
          </w:rPr>
          <w:t>اغتشاش بار منفی به معنای</w:t>
        </w:r>
        <w:r w:rsidRPr="00E25633">
          <w:rPr>
            <w:rFonts w:ascii="Cambria" w:hAnsi="Cambria" w:cs="Cambria" w:hint="cs"/>
            <w:rtl/>
          </w:rPr>
          <w:t> </w:t>
        </w:r>
        <w:r w:rsidRPr="00E25633">
          <w:rPr>
            <w:rFonts w:cs="B Nazanin"/>
            <w:rtl/>
          </w:rPr>
          <w:t xml:space="preserve">خروج اجباری </w:t>
        </w:r>
        <w:r w:rsidRPr="00E25633">
          <w:rPr>
            <w:rFonts w:cs="B Nazanin"/>
            <w:rtl/>
            <w:lang w:bidi="fa-IR"/>
          </w:rPr>
          <w:t>۲</w:t>
        </w:r>
        <w:r w:rsidRPr="00E25633">
          <w:rPr>
            <w:rFonts w:cs="B Nazanin"/>
            <w:rtl/>
          </w:rPr>
          <w:t xml:space="preserve"> واحد جریان از مخزن</w:t>
        </w:r>
        <w:r w:rsidRPr="00E25633">
          <w:rPr>
            <w:rFonts w:ascii="Cambria" w:hAnsi="Cambria" w:cs="Cambria" w:hint="cs"/>
            <w:rtl/>
          </w:rPr>
          <w:t> </w:t>
        </w:r>
        <w:r w:rsidRPr="00E25633">
          <w:rPr>
            <w:rFonts w:cs="B Nazanin" w:hint="cs"/>
            <w:rtl/>
          </w:rPr>
          <w:t>است؛</w:t>
        </w:r>
        <w:r w:rsidRPr="00E25633">
          <w:rPr>
            <w:rFonts w:cs="B Nazanin"/>
            <w:rtl/>
          </w:rPr>
          <w:t xml:space="preserve"> </w:t>
        </w:r>
        <w:r w:rsidRPr="00E25633">
          <w:rPr>
            <w:rFonts w:cs="B Nazanin" w:hint="cs"/>
            <w:rtl/>
          </w:rPr>
          <w:t>گویی</w:t>
        </w:r>
        <w:r w:rsidRPr="00E25633">
          <w:rPr>
            <w:rFonts w:cs="B Nazanin"/>
            <w:rtl/>
          </w:rPr>
          <w:t xml:space="preserve"> </w:t>
        </w:r>
        <w:r w:rsidRPr="00E25633">
          <w:rPr>
            <w:rFonts w:cs="B Nazanin" w:hint="cs"/>
            <w:rtl/>
          </w:rPr>
          <w:t>یک</w:t>
        </w:r>
        <w:r w:rsidRPr="00E25633">
          <w:rPr>
            <w:rFonts w:cs="B Nazanin"/>
            <w:rtl/>
          </w:rPr>
          <w:t xml:space="preserve"> مجرای خروجی اضافی به‌طور ناگهانی باز شده است. کنترل‌کننده</w:t>
        </w:r>
        <w:r w:rsidRPr="00E25633">
          <w:rPr>
            <w:rFonts w:cs="B Nazanin"/>
            <w:lang w:bidi="fa-IR"/>
          </w:rPr>
          <w:t xml:space="preserve"> PI </w:t>
        </w:r>
        <w:r w:rsidRPr="00E25633">
          <w:rPr>
            <w:rFonts w:cs="B Nazanin"/>
            <w:rtl/>
          </w:rPr>
          <w:t>برای جبران این افت، فرمان افزایش دبی ورودی را صادر می‌کند</w:t>
        </w:r>
        <w:r w:rsidRPr="00E25633">
          <w:rPr>
            <w:rFonts w:cs="B Nazanin"/>
            <w:lang w:bidi="fa-IR"/>
          </w:rPr>
          <w:t>.</w:t>
        </w:r>
      </w:ins>
    </w:p>
    <w:p w14:paraId="3FB2AE3F" w14:textId="4DD5FB67" w:rsidR="00BB2583" w:rsidRPr="00E25633" w:rsidRDefault="00BB2583" w:rsidP="00831D28">
      <w:pPr>
        <w:pStyle w:val="Heading3"/>
        <w:bidi/>
        <w:rPr>
          <w:ins w:id="1053" w:author="mamad" w:date="2026-02-12T23:47:00Z"/>
          <w:lang w:bidi="fa-IR"/>
        </w:rPr>
      </w:pPr>
      <w:bookmarkStart w:id="1054" w:name="_Toc221808042"/>
      <w:ins w:id="1055" w:author="mamad" w:date="2026-02-12T23:47:00Z">
        <w:r w:rsidRPr="00E25633">
          <w:rPr>
            <w:rtl/>
          </w:rPr>
          <w:lastRenderedPageBreak/>
          <w:t>پدیده اشباع عملگر</w:t>
        </w:r>
        <w:r w:rsidRPr="00E25633">
          <w:rPr>
            <w:lang w:bidi="fa-IR"/>
          </w:rPr>
          <w:t xml:space="preserve"> (Actuator Saturation)</w:t>
        </w:r>
        <w:bookmarkEnd w:id="1054"/>
      </w:ins>
    </w:p>
    <w:p w14:paraId="44D38D2A" w14:textId="26B71A03" w:rsidR="00BB2583" w:rsidRPr="00E25633" w:rsidRDefault="00BB2583" w:rsidP="00BB2583">
      <w:pPr>
        <w:bidi/>
        <w:rPr>
          <w:ins w:id="1056" w:author="mamad" w:date="2026-02-12T23:47:00Z"/>
          <w:rFonts w:cs="B Nazanin"/>
          <w:lang w:bidi="fa-IR"/>
        </w:rPr>
      </w:pPr>
      <w:ins w:id="1057" w:author="mamad" w:date="2026-02-12T23:47:00Z">
        <w:r w:rsidRPr="00E25633">
          <w:rPr>
            <w:rFonts w:cs="B Nazanin"/>
            <w:rtl/>
          </w:rPr>
          <w:t>مهم‌ترین عامل در اینجا</w:t>
        </w:r>
        <w:r w:rsidRPr="00E25633">
          <w:rPr>
            <w:rFonts w:ascii="Cambria" w:hAnsi="Cambria" w:cs="Cambria" w:hint="cs"/>
            <w:rtl/>
          </w:rPr>
          <w:t> </w:t>
        </w:r>
        <w:r w:rsidRPr="00E25633">
          <w:rPr>
            <w:rFonts w:cs="B Nazanin"/>
            <w:rtl/>
          </w:rPr>
          <w:t>محدودیت فیزیکی شیر کنترلی</w:t>
        </w:r>
        <w:r w:rsidRPr="00E25633">
          <w:rPr>
            <w:rFonts w:ascii="Cambria" w:hAnsi="Cambria" w:cs="Cambria" w:hint="cs"/>
            <w:rtl/>
          </w:rPr>
          <w:t> </w:t>
        </w:r>
        <w:r w:rsidRPr="00E25633">
          <w:rPr>
            <w:rFonts w:cs="B Nazanin" w:hint="cs"/>
            <w:rtl/>
          </w:rPr>
          <w:t>است</w:t>
        </w:r>
        <w:r w:rsidRPr="00E25633">
          <w:rPr>
            <w:rFonts w:cs="B Nazanin"/>
            <w:rtl/>
          </w:rPr>
          <w:t xml:space="preserve">. </w:t>
        </w:r>
        <w:r w:rsidRPr="00E25633">
          <w:rPr>
            <w:rFonts w:cs="B Nazanin" w:hint="cs"/>
            <w:rtl/>
          </w:rPr>
          <w:t>شیر</w:t>
        </w:r>
        <w:r w:rsidRPr="00E25633">
          <w:rPr>
            <w:rFonts w:cs="B Nazanin"/>
            <w:rtl/>
          </w:rPr>
          <w:t xml:space="preserve"> </w:t>
        </w:r>
        <w:r w:rsidRPr="00E25633">
          <w:rPr>
            <w:rFonts w:cs="B Nazanin" w:hint="cs"/>
            <w:rtl/>
          </w:rPr>
          <w:t>ورودی</w:t>
        </w:r>
        <w:r w:rsidRPr="00E25633">
          <w:rPr>
            <w:rFonts w:cs="B Nazanin"/>
            <w:rtl/>
          </w:rPr>
          <w:t xml:space="preserve"> </w:t>
        </w:r>
        <w:r w:rsidRPr="00E25633">
          <w:rPr>
            <w:rFonts w:cs="B Nazanin" w:hint="cs"/>
            <w:rtl/>
          </w:rPr>
          <w:t>تنها</w:t>
        </w:r>
        <w:r w:rsidRPr="00E25633">
          <w:rPr>
            <w:rFonts w:cs="B Nazanin"/>
            <w:rtl/>
          </w:rPr>
          <w:t xml:space="preserve"> </w:t>
        </w:r>
        <w:r w:rsidRPr="00E25633">
          <w:rPr>
            <w:rFonts w:cs="B Nazanin" w:hint="cs"/>
            <w:rtl/>
          </w:rPr>
          <w:t>در</w:t>
        </w:r>
        <w:r w:rsidRPr="00E25633">
          <w:rPr>
            <w:rFonts w:cs="B Nazanin"/>
            <w:rtl/>
          </w:rPr>
          <w:t xml:space="preserve"> </w:t>
        </w:r>
        <w:r w:rsidRPr="00E25633">
          <w:rPr>
            <w:rFonts w:cs="B Nazanin" w:hint="cs"/>
            <w:rtl/>
          </w:rPr>
          <w:t>بازه</w:t>
        </w:r>
        <w:r w:rsidRPr="00E25633">
          <w:rPr>
            <w:rFonts w:ascii="Cambria" w:hAnsi="Cambria" w:cs="Cambria" w:hint="cs"/>
            <w:rtl/>
          </w:rPr>
          <w:t> </w:t>
        </w:r>
      </w:ins>
      <m:oMath>
        <m:r>
          <w:ins w:id="1058" w:author="mamad" w:date="2026-02-12T23:47:00Z">
            <w:rPr>
              <w:rFonts w:ascii="Cambria Math" w:hAnsi="Cambria Math" w:cs="B Nazanin"/>
              <w:lang w:bidi="fa-IR"/>
            </w:rPr>
            <m:t>0≤u≤1</m:t>
          </w:ins>
        </m:r>
      </m:oMath>
      <w:ins w:id="1059" w:author="mamad" w:date="2026-02-12T23:47:00Z">
        <w:r w:rsidRPr="00E25633">
          <w:rPr>
            <w:rFonts w:cs="B Nazanin"/>
            <w:lang w:bidi="fa-IR"/>
          </w:rPr>
          <w:t> </w:t>
        </w:r>
        <w:r w:rsidRPr="00E25633">
          <w:rPr>
            <w:rFonts w:cs="B Nazanin"/>
            <w:rtl/>
          </w:rPr>
          <w:t>قابل تنظیم است</w:t>
        </w:r>
        <w:r w:rsidRPr="00E25633">
          <w:rPr>
            <w:rFonts w:cs="B Nazanin"/>
            <w:lang w:bidi="fa-IR"/>
          </w:rPr>
          <w:t>.</w:t>
        </w:r>
      </w:ins>
    </w:p>
    <w:p w14:paraId="02DB5BC7" w14:textId="77777777" w:rsidR="00BB2583" w:rsidRPr="00E25633" w:rsidRDefault="00BB2583" w:rsidP="00BB2583">
      <w:pPr>
        <w:bidi/>
        <w:rPr>
          <w:ins w:id="1060" w:author="mamad" w:date="2026-02-12T23:47:00Z"/>
          <w:rFonts w:cs="B Nazanin"/>
          <w:lang w:bidi="fa-IR"/>
        </w:rPr>
      </w:pPr>
      <w:ins w:id="1061" w:author="mamad" w:date="2026-02-12T23:47:00Z">
        <w:r w:rsidRPr="00E25633">
          <w:rPr>
            <w:rFonts w:cs="B Nazanin"/>
            <w:b/>
            <w:bCs/>
            <w:rtl/>
          </w:rPr>
          <w:t>زنجیره رویدادها</w:t>
        </w:r>
        <w:r w:rsidRPr="00E25633">
          <w:rPr>
            <w:rFonts w:cs="B Nazanin"/>
            <w:b/>
            <w:bCs/>
            <w:lang w:bidi="fa-IR"/>
          </w:rPr>
          <w:t>:</w:t>
        </w:r>
      </w:ins>
    </w:p>
    <w:p w14:paraId="345C9AC4" w14:textId="6AE59111" w:rsidR="00BB2583" w:rsidRPr="00E25633" w:rsidRDefault="00BB2583" w:rsidP="005C461B">
      <w:pPr>
        <w:numPr>
          <w:ilvl w:val="0"/>
          <w:numId w:val="21"/>
        </w:numPr>
        <w:tabs>
          <w:tab w:val="clear" w:pos="720"/>
          <w:tab w:val="num" w:pos="4"/>
          <w:tab w:val="right" w:pos="288"/>
        </w:tabs>
        <w:bidi/>
        <w:ind w:left="4" w:firstLine="0"/>
        <w:jc w:val="both"/>
        <w:rPr>
          <w:ins w:id="1062" w:author="mamad" w:date="2026-02-12T23:47:00Z"/>
          <w:rFonts w:cs="B Nazanin"/>
          <w:lang w:bidi="fa-IR"/>
        </w:rPr>
      </w:pPr>
      <w:ins w:id="1063" w:author="mamad" w:date="2026-02-12T23:47:00Z">
        <w:r w:rsidRPr="00E25633">
          <w:rPr>
            <w:rFonts w:cs="B Nazanin"/>
            <w:b/>
            <w:bCs/>
            <w:rtl/>
          </w:rPr>
          <w:t>شرط اولیه</w:t>
        </w:r>
        <w:r w:rsidRPr="00E25633">
          <w:rPr>
            <w:rFonts w:cs="B Nazanin"/>
            <w:b/>
            <w:bCs/>
            <w:lang w:bidi="fa-IR"/>
          </w:rPr>
          <w:t>:</w:t>
        </w:r>
        <w:r w:rsidRPr="00E25633">
          <w:rPr>
            <w:rFonts w:cs="B Nazanin"/>
            <w:lang w:bidi="fa-IR"/>
          </w:rPr>
          <w:t> </w:t>
        </w:r>
        <w:r w:rsidRPr="00E25633">
          <w:rPr>
            <w:rFonts w:cs="B Nazanin"/>
            <w:rtl/>
          </w:rPr>
          <w:t xml:space="preserve">برای حفظ سطح آب در ارتفاع </w:t>
        </w:r>
        <w:r w:rsidRPr="00E25633">
          <w:rPr>
            <w:rFonts w:cs="B Nazanin"/>
            <w:rtl/>
            <w:lang w:bidi="fa-IR"/>
          </w:rPr>
          <w:t>۱۰</w:t>
        </w:r>
        <w:r w:rsidRPr="00E25633">
          <w:rPr>
            <w:rFonts w:cs="B Nazanin"/>
            <w:rtl/>
          </w:rPr>
          <w:t xml:space="preserve"> متر در حالت پایدار (بدون اغتشاش)، شیر باید در موقعیت</w:t>
        </w:r>
        <w:r w:rsidRPr="00E25633">
          <w:rPr>
            <w:rFonts w:ascii="Cambria" w:hAnsi="Cambria" w:cs="Cambria" w:hint="cs"/>
            <w:rtl/>
          </w:rPr>
          <w:t> </w:t>
        </w:r>
      </w:ins>
      <m:oMath>
        <m:r>
          <w:ins w:id="1064" w:author="mamad" w:date="2026-02-12T23:47:00Z">
            <w:rPr>
              <w:rFonts w:ascii="Cambria Math" w:hAnsi="Cambria Math" w:cs="B Nazanin"/>
              <w:lang w:bidi="fa-IR"/>
            </w:rPr>
            <m:t>u=0.5</m:t>
          </w:ins>
        </m:r>
      </m:oMath>
      <w:ins w:id="1065" w:author="mamad" w:date="2026-02-12T23:47:00Z">
        <w:r w:rsidRPr="00E25633">
          <w:rPr>
            <w:rFonts w:cs="B Nazanin"/>
            <w:lang w:bidi="fa-IR"/>
          </w:rPr>
          <w:t> </w:t>
        </w:r>
        <w:r w:rsidRPr="00E25633">
          <w:rPr>
            <w:rFonts w:cs="B Nazanin"/>
            <w:rtl/>
          </w:rPr>
          <w:t>قرار داشته باشد</w:t>
        </w:r>
        <w:r w:rsidRPr="00E25633">
          <w:rPr>
            <w:rFonts w:cs="B Nazanin"/>
            <w:lang w:bidi="fa-IR"/>
          </w:rPr>
          <w:t>.</w:t>
        </w:r>
      </w:ins>
    </w:p>
    <w:p w14:paraId="5FAA10E5" w14:textId="534E384D" w:rsidR="00BB2583" w:rsidRPr="00E25633" w:rsidRDefault="00BB2583" w:rsidP="005C461B">
      <w:pPr>
        <w:numPr>
          <w:ilvl w:val="0"/>
          <w:numId w:val="21"/>
        </w:numPr>
        <w:tabs>
          <w:tab w:val="clear" w:pos="720"/>
          <w:tab w:val="num" w:pos="288"/>
        </w:tabs>
        <w:bidi/>
        <w:ind w:left="4" w:firstLine="0"/>
        <w:jc w:val="both"/>
        <w:rPr>
          <w:ins w:id="1066" w:author="mamad" w:date="2026-02-12T23:47:00Z"/>
          <w:rFonts w:cs="B Nazanin"/>
          <w:lang w:bidi="fa-IR"/>
        </w:rPr>
      </w:pPr>
      <w:ins w:id="1067" w:author="mamad" w:date="2026-02-12T23:47:00Z">
        <w:r w:rsidRPr="00E25633">
          <w:rPr>
            <w:rFonts w:cs="B Nazanin"/>
            <w:b/>
            <w:bCs/>
            <w:rtl/>
          </w:rPr>
          <w:t>اعمال اغتشاش</w:t>
        </w:r>
        <w:r w:rsidRPr="00E25633">
          <w:rPr>
            <w:rFonts w:cs="B Nazanin"/>
            <w:b/>
            <w:bCs/>
            <w:lang w:bidi="fa-IR"/>
          </w:rPr>
          <w:t>:</w:t>
        </w:r>
        <w:r w:rsidRPr="00E25633">
          <w:rPr>
            <w:rFonts w:cs="B Nazanin"/>
            <w:lang w:bidi="fa-IR"/>
          </w:rPr>
          <w:t> </w:t>
        </w:r>
        <w:r w:rsidRPr="00E25633">
          <w:rPr>
            <w:rFonts w:cs="B Nazanin"/>
            <w:rtl/>
          </w:rPr>
          <w:t>با اعمال اغتشاش</w:t>
        </w:r>
        <w:r w:rsidRPr="00E25633">
          <w:rPr>
            <w:rFonts w:ascii="Cambria" w:hAnsi="Cambria" w:cs="Cambria" w:hint="cs"/>
            <w:rtl/>
          </w:rPr>
          <w:t> </w:t>
        </w:r>
      </w:ins>
      <m:oMath>
        <m:r>
          <w:ins w:id="1068" w:author="mamad" w:date="2026-02-12T23:47:00Z">
            <w:rPr>
              <w:rFonts w:ascii="Cambria Math" w:hAnsi="Cambria Math" w:cs="B Nazanin"/>
              <w:lang w:bidi="fa-IR"/>
            </w:rPr>
            <m:t>d=-2</m:t>
          </w:ins>
        </m:r>
      </m:oMath>
      <w:ins w:id="1069" w:author="mamad" w:date="2026-02-12T23:47:00Z">
        <w:r w:rsidRPr="00E25633">
          <w:rPr>
            <w:rFonts w:cs="B Nazanin"/>
            <w:rtl/>
          </w:rPr>
          <w:t>، معادلات دبی به هم می‌خورد و سطح آب شروع به کاهش می‌کند</w:t>
        </w:r>
        <w:r w:rsidRPr="00E25633">
          <w:rPr>
            <w:rFonts w:cs="B Nazanin"/>
            <w:lang w:bidi="fa-IR"/>
          </w:rPr>
          <w:t>.</w:t>
        </w:r>
      </w:ins>
    </w:p>
    <w:p w14:paraId="1A56FACF" w14:textId="77777777" w:rsidR="00BB2583" w:rsidRPr="00E25633" w:rsidRDefault="00BB2583" w:rsidP="005C461B">
      <w:pPr>
        <w:numPr>
          <w:ilvl w:val="0"/>
          <w:numId w:val="21"/>
        </w:numPr>
        <w:tabs>
          <w:tab w:val="clear" w:pos="720"/>
          <w:tab w:val="num" w:pos="288"/>
        </w:tabs>
        <w:bidi/>
        <w:ind w:left="4" w:firstLine="0"/>
        <w:jc w:val="both"/>
        <w:rPr>
          <w:ins w:id="1070" w:author="mamad" w:date="2026-02-12T23:47:00Z"/>
          <w:rFonts w:cs="B Nazanin"/>
          <w:lang w:bidi="fa-IR"/>
        </w:rPr>
      </w:pPr>
      <w:ins w:id="1071" w:author="mamad" w:date="2026-02-12T23:47:00Z">
        <w:r w:rsidRPr="00E25633">
          <w:rPr>
            <w:rFonts w:cs="B Nazanin"/>
            <w:b/>
            <w:bCs/>
            <w:rtl/>
          </w:rPr>
          <w:t>واکنش کنترل‌کننده</w:t>
        </w:r>
        <w:r w:rsidRPr="00E25633">
          <w:rPr>
            <w:rFonts w:cs="B Nazanin"/>
            <w:b/>
            <w:bCs/>
            <w:lang w:bidi="fa-IR"/>
          </w:rPr>
          <w:t>:</w:t>
        </w:r>
        <w:r w:rsidRPr="00E25633">
          <w:rPr>
            <w:rFonts w:cs="B Nazanin"/>
            <w:lang w:bidi="fa-IR"/>
          </w:rPr>
          <w:t> </w:t>
        </w:r>
        <w:r w:rsidRPr="00E25633">
          <w:rPr>
            <w:rFonts w:cs="B Nazanin"/>
            <w:rtl/>
          </w:rPr>
          <w:t>کنترل‌کننده</w:t>
        </w:r>
        <w:r w:rsidRPr="00E25633">
          <w:rPr>
            <w:rFonts w:cs="B Nazanin"/>
            <w:lang w:bidi="fa-IR"/>
          </w:rPr>
          <w:t xml:space="preserve"> PI </w:t>
        </w:r>
        <w:r w:rsidRPr="00E25633">
          <w:rPr>
            <w:rFonts w:cs="B Nazanin"/>
            <w:rtl/>
          </w:rPr>
          <w:t>خطای ایجادشده را حس کرده و فرمان افزایش گشودگی شیر را صادر می‌کند</w:t>
        </w:r>
        <w:r w:rsidRPr="00E25633">
          <w:rPr>
            <w:rFonts w:cs="B Nazanin"/>
            <w:lang w:bidi="fa-IR"/>
          </w:rPr>
          <w:t>.</w:t>
        </w:r>
      </w:ins>
    </w:p>
    <w:p w14:paraId="15E093F8" w14:textId="06D0EF3D" w:rsidR="00BB2583" w:rsidRPr="00E25633" w:rsidRDefault="00BB2583" w:rsidP="005C461B">
      <w:pPr>
        <w:numPr>
          <w:ilvl w:val="0"/>
          <w:numId w:val="21"/>
        </w:numPr>
        <w:tabs>
          <w:tab w:val="clear" w:pos="720"/>
          <w:tab w:val="num" w:pos="288"/>
        </w:tabs>
        <w:bidi/>
        <w:ind w:left="4" w:firstLine="0"/>
        <w:jc w:val="both"/>
        <w:rPr>
          <w:ins w:id="1072" w:author="mamad" w:date="2026-02-12T23:47:00Z"/>
          <w:rFonts w:cs="B Nazanin"/>
          <w:lang w:bidi="fa-IR"/>
        </w:rPr>
      </w:pPr>
      <w:ins w:id="1073" w:author="mamad" w:date="2026-02-12T23:47:00Z">
        <w:r w:rsidRPr="00E25633">
          <w:rPr>
            <w:rFonts w:cs="B Nazanin"/>
            <w:b/>
            <w:bCs/>
            <w:rtl/>
          </w:rPr>
          <w:t>برخورد به محدودیت</w:t>
        </w:r>
        <w:r w:rsidRPr="00E25633">
          <w:rPr>
            <w:rFonts w:cs="B Nazanin"/>
            <w:b/>
            <w:bCs/>
            <w:lang w:bidi="fa-IR"/>
          </w:rPr>
          <w:t>:</w:t>
        </w:r>
        <w:r w:rsidRPr="00E25633">
          <w:rPr>
            <w:rFonts w:cs="B Nazanin"/>
            <w:lang w:bidi="fa-IR"/>
          </w:rPr>
          <w:t> </w:t>
        </w:r>
        <w:r w:rsidRPr="00E25633">
          <w:rPr>
            <w:rFonts w:cs="B Nazanin"/>
            <w:rtl/>
          </w:rPr>
          <w:t>کنترل‌کننده برای جبران کامل اغتشاش، فرمان</w:t>
        </w:r>
        <w:r w:rsidRPr="00E25633">
          <w:rPr>
            <w:rFonts w:ascii="Cambria" w:hAnsi="Cambria" w:cs="Cambria" w:hint="cs"/>
            <w:rtl/>
          </w:rPr>
          <w:t> </w:t>
        </w:r>
      </w:ins>
      <m:oMath>
        <m:r>
          <w:ins w:id="1074" w:author="mamad" w:date="2026-02-12T23:47:00Z">
            <w:rPr>
              <w:rFonts w:ascii="Cambria Math" w:hAnsi="Cambria Math" w:cs="B Nazanin"/>
              <w:lang w:bidi="fa-IR"/>
            </w:rPr>
            <m:t>u&gt;1</m:t>
          </w:ins>
        </m:r>
      </m:oMath>
      <w:ins w:id="1075" w:author="mamad" w:date="2026-02-12T23:47:00Z">
        <w:r w:rsidRPr="00E25633">
          <w:rPr>
            <w:rFonts w:cs="B Nazanin"/>
            <w:lang w:bidi="fa-IR"/>
          </w:rPr>
          <w:t> </w:t>
        </w:r>
        <w:r w:rsidRPr="00E25633">
          <w:rPr>
            <w:rFonts w:cs="B Nazanin"/>
            <w:rtl/>
          </w:rPr>
          <w:t>صادر می‌کند. اما شیر عملاً در</w:t>
        </w:r>
        <w:r w:rsidRPr="00E25633">
          <w:rPr>
            <w:rFonts w:ascii="Cambria" w:hAnsi="Cambria" w:cs="Cambria" w:hint="cs"/>
            <w:rtl/>
          </w:rPr>
          <w:t> </w:t>
        </w:r>
      </w:ins>
      <m:oMath>
        <m:r>
          <w:ins w:id="1076" w:author="mamad" w:date="2026-02-12T23:47:00Z">
            <w:rPr>
              <w:rFonts w:ascii="Cambria Math" w:hAnsi="Cambria Math" w:cs="B Nazanin"/>
              <w:lang w:bidi="fa-IR"/>
            </w:rPr>
            <m:t>u=1</m:t>
          </w:ins>
        </m:r>
      </m:oMath>
      <w:ins w:id="1077" w:author="mamad" w:date="2026-02-12T23:47:00Z">
        <w:r w:rsidRPr="00E25633">
          <w:rPr>
            <w:rFonts w:cs="B Nazanin"/>
            <w:lang w:bidi="fa-IR"/>
          </w:rPr>
          <w:t> </w:t>
        </w:r>
        <w:r w:rsidRPr="00E25633">
          <w:rPr>
            <w:rFonts w:cs="B Nazanin"/>
            <w:rtl/>
          </w:rPr>
          <w:t>قفل می‌شود</w:t>
        </w:r>
      </w:ins>
      <w:r w:rsidR="00E25633">
        <w:rPr>
          <w:rFonts w:cs="B Nazanin" w:hint="cs"/>
          <w:rtl/>
          <w:lang w:bidi="fa-IR"/>
        </w:rPr>
        <w:t>.</w:t>
      </w:r>
    </w:p>
    <w:p w14:paraId="6399507B" w14:textId="57E7D8FE" w:rsidR="00BB2583" w:rsidRPr="00E25633" w:rsidRDefault="00BB2583" w:rsidP="005C461B">
      <w:pPr>
        <w:numPr>
          <w:ilvl w:val="0"/>
          <w:numId w:val="21"/>
        </w:numPr>
        <w:tabs>
          <w:tab w:val="clear" w:pos="720"/>
          <w:tab w:val="num" w:pos="288"/>
        </w:tabs>
        <w:bidi/>
        <w:ind w:left="4" w:firstLine="0"/>
        <w:jc w:val="both"/>
        <w:rPr>
          <w:ins w:id="1078" w:author="mamad" w:date="2026-02-12T23:47:00Z"/>
          <w:rFonts w:cs="B Nazanin"/>
          <w:lang w:bidi="fa-IR"/>
        </w:rPr>
      </w:pPr>
      <w:ins w:id="1079" w:author="mamad" w:date="2026-02-12T23:47:00Z">
        <w:r w:rsidRPr="00E25633">
          <w:rPr>
            <w:rFonts w:cs="B Nazanin"/>
            <w:b/>
            <w:bCs/>
            <w:rtl/>
          </w:rPr>
          <w:t>شرط نهایی</w:t>
        </w:r>
        <w:r w:rsidRPr="00E25633">
          <w:rPr>
            <w:rFonts w:cs="B Nazanin"/>
            <w:b/>
            <w:bCs/>
            <w:lang w:bidi="fa-IR"/>
          </w:rPr>
          <w:t>:</w:t>
        </w:r>
        <w:r w:rsidRPr="00E25633">
          <w:rPr>
            <w:rFonts w:cs="B Nazanin"/>
            <w:lang w:bidi="fa-IR"/>
          </w:rPr>
          <w:t> </w:t>
        </w:r>
        <w:r w:rsidRPr="00E25633">
          <w:rPr>
            <w:rFonts w:cs="B Nazanin"/>
            <w:rtl/>
          </w:rPr>
          <w:t>حتی با شیر کاملاً باز</w:t>
        </w:r>
        <w:r w:rsidRPr="00E25633">
          <w:rPr>
            <w:rFonts w:cs="B Nazanin"/>
            <w:lang w:bidi="fa-IR"/>
          </w:rPr>
          <w:t xml:space="preserve"> (</w:t>
        </w:r>
      </w:ins>
      <m:oMath>
        <m:r>
          <w:ins w:id="1080" w:author="mamad" w:date="2026-02-12T23:47:00Z">
            <w:rPr>
              <w:rFonts w:ascii="Cambria Math" w:hAnsi="Cambria Math" w:cs="B Nazanin"/>
              <w:lang w:bidi="fa-IR"/>
            </w:rPr>
            <m:t>u=1</m:t>
          </w:ins>
        </m:r>
      </m:oMath>
      <w:ins w:id="1081" w:author="mamad" w:date="2026-02-12T23:47:00Z">
        <w:r w:rsidRPr="00E25633">
          <w:rPr>
            <w:rFonts w:cs="B Nazanin"/>
            <w:lang w:bidi="fa-IR"/>
          </w:rPr>
          <w:t>)</w:t>
        </w:r>
        <w:r w:rsidRPr="00E25633">
          <w:rPr>
            <w:rFonts w:cs="B Nazanin"/>
            <w:rtl/>
          </w:rPr>
          <w:t>، دبی ورودی کافی برای جبران اغتشاش وارده وجود ندارد. بنابراین سطح آب کاهش می‌یابد تا زمانی که با کاهش فشار هیدرواستاتیک، دبی خروجی کاهش یافته و با دبی ورودی محدود شده برابر شود</w:t>
        </w:r>
        <w:r w:rsidRPr="00E25633">
          <w:rPr>
            <w:rFonts w:cs="B Nazanin"/>
            <w:lang w:bidi="fa-IR"/>
          </w:rPr>
          <w:t>.</w:t>
        </w:r>
      </w:ins>
    </w:p>
    <w:p w14:paraId="0BB17227" w14:textId="77777777" w:rsidR="00BB2583" w:rsidRPr="00E25633" w:rsidRDefault="00BB2583" w:rsidP="005C461B">
      <w:pPr>
        <w:tabs>
          <w:tab w:val="num" w:pos="288"/>
        </w:tabs>
        <w:bidi/>
        <w:jc w:val="both"/>
        <w:rPr>
          <w:ins w:id="1082" w:author="mamad" w:date="2026-02-12T23:47:00Z"/>
          <w:rFonts w:cs="B Nazanin"/>
          <w:lang w:bidi="fa-IR"/>
        </w:rPr>
      </w:pPr>
      <w:ins w:id="1083" w:author="mamad" w:date="2026-02-12T23:47:00Z">
        <w:r w:rsidRPr="00E25633">
          <w:rPr>
            <w:rFonts w:cs="B Nazanin"/>
            <w:b/>
            <w:bCs/>
            <w:rtl/>
          </w:rPr>
          <w:t>نتیجه</w:t>
        </w:r>
        <w:r w:rsidRPr="00E25633">
          <w:rPr>
            <w:rFonts w:cs="B Nazanin"/>
            <w:b/>
            <w:bCs/>
            <w:lang w:bidi="fa-IR"/>
          </w:rPr>
          <w:t>:</w:t>
        </w:r>
        <w:r w:rsidRPr="00E25633">
          <w:rPr>
            <w:rFonts w:cs="B Nazanin"/>
            <w:lang w:bidi="fa-IR"/>
          </w:rPr>
          <w:t> </w:t>
        </w:r>
        <w:r w:rsidRPr="00E25633">
          <w:rPr>
            <w:rFonts w:cs="B Nazanin"/>
            <w:rtl/>
          </w:rPr>
          <w:t xml:space="preserve">نقطه تعادل جدید در ارتفاع </w:t>
        </w:r>
        <w:r w:rsidRPr="00E25633">
          <w:rPr>
            <w:rFonts w:cs="B Nazanin"/>
            <w:rtl/>
            <w:lang w:bidi="fa-IR"/>
          </w:rPr>
          <w:t>۸</w:t>
        </w:r>
        <w:r w:rsidRPr="00E25633">
          <w:rPr>
            <w:rFonts w:cs="B Nazanin"/>
            <w:rtl/>
          </w:rPr>
          <w:t xml:space="preserve"> متر شکل می‌گیرد. این نقطه،</w:t>
        </w:r>
        <w:r w:rsidRPr="00E25633">
          <w:rPr>
            <w:rFonts w:ascii="Cambria" w:hAnsi="Cambria" w:cs="Cambria" w:hint="cs"/>
            <w:rtl/>
          </w:rPr>
          <w:t> </w:t>
        </w:r>
        <w:r w:rsidRPr="00E25633">
          <w:rPr>
            <w:rFonts w:cs="B Nazanin"/>
            <w:b/>
            <w:bCs/>
            <w:rtl/>
          </w:rPr>
          <w:t>تعادل فیزیکی</w:t>
        </w:r>
        <w:r w:rsidRPr="00E25633">
          <w:rPr>
            <w:rFonts w:ascii="Cambria" w:hAnsi="Cambria" w:cs="Cambria" w:hint="cs"/>
            <w:rtl/>
          </w:rPr>
          <w:t> </w:t>
        </w:r>
        <w:r w:rsidRPr="00E25633">
          <w:rPr>
            <w:rFonts w:cs="B Nazanin" w:hint="cs"/>
            <w:rtl/>
          </w:rPr>
          <w:t>است،</w:t>
        </w:r>
        <w:r w:rsidRPr="00E25633">
          <w:rPr>
            <w:rFonts w:cs="B Nazanin"/>
            <w:rtl/>
          </w:rPr>
          <w:t xml:space="preserve"> </w:t>
        </w:r>
        <w:r w:rsidRPr="00E25633">
          <w:rPr>
            <w:rFonts w:cs="B Nazanin" w:hint="cs"/>
            <w:rtl/>
          </w:rPr>
          <w:t>نه</w:t>
        </w:r>
        <w:r w:rsidRPr="00E25633">
          <w:rPr>
            <w:rFonts w:cs="B Nazanin"/>
            <w:rtl/>
          </w:rPr>
          <w:t xml:space="preserve"> </w:t>
        </w:r>
        <w:r w:rsidRPr="00E25633">
          <w:rPr>
            <w:rFonts w:cs="B Nazanin" w:hint="cs"/>
            <w:rtl/>
          </w:rPr>
          <w:t>کنترلی</w:t>
        </w:r>
        <w:r w:rsidRPr="00E25633">
          <w:rPr>
            <w:rFonts w:cs="B Nazanin"/>
            <w:lang w:bidi="fa-IR"/>
          </w:rPr>
          <w:t>.</w:t>
        </w:r>
      </w:ins>
    </w:p>
    <w:p w14:paraId="3174F220" w14:textId="1684F5B6" w:rsidR="00BB2583" w:rsidRPr="00E25633" w:rsidRDefault="00BB2583" w:rsidP="00BB2583">
      <w:pPr>
        <w:bidi/>
        <w:rPr>
          <w:ins w:id="1084" w:author="mamad" w:date="2026-02-12T23:47:00Z"/>
          <w:rFonts w:cs="B Nazanin"/>
          <w:lang w:bidi="fa-IR"/>
        </w:rPr>
      </w:pPr>
    </w:p>
    <w:p w14:paraId="6E7972B0" w14:textId="08130663" w:rsidR="00BB2583" w:rsidRPr="00E25633" w:rsidRDefault="00BB2583" w:rsidP="00831D28">
      <w:pPr>
        <w:pStyle w:val="Heading2"/>
        <w:bidi/>
        <w:rPr>
          <w:ins w:id="1085" w:author="mamad" w:date="2026-02-12T23:47:00Z"/>
          <w:lang w:bidi="fa-IR"/>
        </w:rPr>
      </w:pPr>
      <w:bookmarkStart w:id="1086" w:name="_Toc221808043"/>
      <w:ins w:id="1087" w:author="mamad" w:date="2026-02-12T23:47:00Z">
        <w:r w:rsidRPr="00E25633">
          <w:rPr>
            <w:rtl/>
          </w:rPr>
          <w:t>تحلیل تفکیکی اثر نویز و اغتشاش بر پاسخ سیستم</w:t>
        </w:r>
        <w:bookmarkEnd w:id="1086"/>
      </w:ins>
    </w:p>
    <w:p w14:paraId="4431CB90" w14:textId="5D33B49C" w:rsidR="00BB2583" w:rsidRPr="00E25633" w:rsidRDefault="00BB2583" w:rsidP="00831D28">
      <w:pPr>
        <w:pStyle w:val="Heading3"/>
        <w:bidi/>
        <w:rPr>
          <w:ins w:id="1088" w:author="mamad" w:date="2026-02-12T23:47:00Z"/>
          <w:lang w:bidi="fa-IR"/>
        </w:rPr>
      </w:pPr>
      <w:bookmarkStart w:id="1089" w:name="_Toc221808044"/>
      <w:ins w:id="1090" w:author="mamad" w:date="2026-02-12T23:47:00Z">
        <w:r w:rsidRPr="00E25633">
          <w:rPr>
            <w:rtl/>
          </w:rPr>
          <w:t>اثر نویز سفید</w:t>
        </w:r>
        <w:r w:rsidRPr="00E25633">
          <w:rPr>
            <w:lang w:bidi="fa-IR"/>
          </w:rPr>
          <w:t xml:space="preserve"> (White Noise) </w:t>
        </w:r>
        <w:r w:rsidRPr="00E25633">
          <w:rPr>
            <w:rtl/>
          </w:rPr>
          <w:t xml:space="preserve">با واریانس </w:t>
        </w:r>
        <w:r w:rsidRPr="00E25633">
          <w:rPr>
            <w:rtl/>
            <w:lang w:bidi="fa-IR"/>
          </w:rPr>
          <w:t>۰.۰۱</w:t>
        </w:r>
        <w:bookmarkEnd w:id="1089"/>
      </w:ins>
    </w:p>
    <w:tbl>
      <w:tblPr>
        <w:tblStyle w:val="TableGrid"/>
        <w:tblW w:w="10065" w:type="dxa"/>
        <w:tblInd w:w="-714" w:type="dxa"/>
        <w:tblLook w:val="04A0" w:firstRow="1" w:lastRow="0" w:firstColumn="1" w:lastColumn="0" w:noHBand="0" w:noVBand="1"/>
        <w:tblPrChange w:id="1091" w:author="mamad" w:date="2026-02-12T23:48:00Z">
          <w:tblPr>
            <w:tblW w:w="11280" w:type="dxa"/>
            <w:tblCellMar>
              <w:top w:w="15" w:type="dxa"/>
              <w:left w:w="15" w:type="dxa"/>
              <w:bottom w:w="15" w:type="dxa"/>
              <w:right w:w="15" w:type="dxa"/>
            </w:tblCellMar>
            <w:tblLook w:val="04A0" w:firstRow="1" w:lastRow="0" w:firstColumn="1" w:lastColumn="0" w:noHBand="0" w:noVBand="1"/>
          </w:tblPr>
        </w:tblPrChange>
      </w:tblPr>
      <w:tblGrid>
        <w:gridCol w:w="5245"/>
        <w:gridCol w:w="4820"/>
        <w:tblGridChange w:id="1092">
          <w:tblGrid>
            <w:gridCol w:w="1418"/>
            <w:gridCol w:w="3263"/>
            <w:gridCol w:w="564"/>
            <w:gridCol w:w="4820"/>
            <w:gridCol w:w="2633"/>
          </w:tblGrid>
        </w:tblGridChange>
      </w:tblGrid>
      <w:tr w:rsidR="00BB2583" w:rsidRPr="00E25633" w14:paraId="77F515EF" w14:textId="77777777" w:rsidTr="000038C3">
        <w:trPr>
          <w:ins w:id="1093" w:author="mamad" w:date="2026-02-12T23:47:00Z"/>
          <w:trPrChange w:id="1094" w:author="mamad" w:date="2026-02-12T23:48:00Z">
            <w:trPr>
              <w:gridBefore w:val="1"/>
              <w:tblHeader/>
            </w:trPr>
          </w:trPrChange>
        </w:trPr>
        <w:tc>
          <w:tcPr>
            <w:tcW w:w="5245" w:type="dxa"/>
            <w:hideMark/>
            <w:tcPrChange w:id="1095" w:author="mamad" w:date="2026-02-12T23:48:00Z">
              <w:tcPr>
                <w:tcW w:w="0" w:type="auto"/>
                <w:tcBorders>
                  <w:top w:val="nil"/>
                </w:tcBorders>
                <w:tcMar>
                  <w:top w:w="150" w:type="dxa"/>
                  <w:left w:w="0" w:type="dxa"/>
                  <w:bottom w:w="150" w:type="dxa"/>
                  <w:right w:w="240" w:type="dxa"/>
                </w:tcMar>
                <w:vAlign w:val="center"/>
                <w:hideMark/>
              </w:tcPr>
            </w:tcPrChange>
          </w:tcPr>
          <w:p w14:paraId="455B3671" w14:textId="77777777" w:rsidR="00BB2583" w:rsidRPr="000038C3" w:rsidRDefault="00BB2583" w:rsidP="000038C3">
            <w:pPr>
              <w:bidi/>
              <w:spacing w:after="160" w:line="278" w:lineRule="auto"/>
              <w:jc w:val="center"/>
              <w:rPr>
                <w:ins w:id="1096" w:author="mamad" w:date="2026-02-12T23:47:00Z"/>
                <w:rFonts w:cs="B Nazanin"/>
                <w:lang w:bidi="fa-IR"/>
              </w:rPr>
            </w:pPr>
            <w:ins w:id="1097" w:author="mamad" w:date="2026-02-12T23:47:00Z">
              <w:r w:rsidRPr="000038C3">
                <w:rPr>
                  <w:rFonts w:cs="B Nazanin"/>
                  <w:rtl/>
                </w:rPr>
                <w:t>ویژگی</w:t>
              </w:r>
            </w:ins>
          </w:p>
        </w:tc>
        <w:tc>
          <w:tcPr>
            <w:tcW w:w="4820" w:type="dxa"/>
            <w:hideMark/>
            <w:tcPrChange w:id="1098" w:author="mamad" w:date="2026-02-12T23:48:00Z">
              <w:tcPr>
                <w:tcW w:w="0" w:type="auto"/>
                <w:gridSpan w:val="3"/>
                <w:tcBorders>
                  <w:top w:val="nil"/>
                </w:tcBorders>
                <w:tcMar>
                  <w:top w:w="150" w:type="dxa"/>
                  <w:left w:w="240" w:type="dxa"/>
                  <w:bottom w:w="150" w:type="dxa"/>
                  <w:right w:w="240" w:type="dxa"/>
                </w:tcMar>
                <w:vAlign w:val="center"/>
                <w:hideMark/>
              </w:tcPr>
            </w:tcPrChange>
          </w:tcPr>
          <w:p w14:paraId="574472CD" w14:textId="77777777" w:rsidR="00BB2583" w:rsidRPr="000038C3" w:rsidRDefault="00BB2583" w:rsidP="000038C3">
            <w:pPr>
              <w:bidi/>
              <w:spacing w:after="160" w:line="278" w:lineRule="auto"/>
              <w:jc w:val="center"/>
              <w:rPr>
                <w:ins w:id="1099" w:author="mamad" w:date="2026-02-12T23:47:00Z"/>
                <w:rFonts w:cs="B Nazanin"/>
                <w:lang w:bidi="fa-IR"/>
              </w:rPr>
            </w:pPr>
            <w:ins w:id="1100" w:author="mamad" w:date="2026-02-12T23:47:00Z">
              <w:r w:rsidRPr="000038C3">
                <w:rPr>
                  <w:rFonts w:cs="B Nazanin"/>
                  <w:rtl/>
                </w:rPr>
                <w:t>تحلیل</w:t>
              </w:r>
            </w:ins>
          </w:p>
        </w:tc>
      </w:tr>
      <w:tr w:rsidR="00BB2583" w:rsidRPr="00E25633" w14:paraId="30F7CE83" w14:textId="77777777" w:rsidTr="000038C3">
        <w:trPr>
          <w:ins w:id="1101" w:author="mamad" w:date="2026-02-12T23:47:00Z"/>
          <w:trPrChange w:id="1102" w:author="mamad" w:date="2026-02-12T23:48:00Z">
            <w:trPr>
              <w:gridBefore w:val="1"/>
            </w:trPr>
          </w:trPrChange>
        </w:trPr>
        <w:tc>
          <w:tcPr>
            <w:tcW w:w="5245" w:type="dxa"/>
            <w:hideMark/>
            <w:tcPrChange w:id="1103" w:author="mamad" w:date="2026-02-12T23:48:00Z">
              <w:tcPr>
                <w:tcW w:w="0" w:type="auto"/>
                <w:tcMar>
                  <w:top w:w="150" w:type="dxa"/>
                  <w:left w:w="0" w:type="dxa"/>
                  <w:bottom w:w="150" w:type="dxa"/>
                  <w:right w:w="240" w:type="dxa"/>
                </w:tcMar>
                <w:vAlign w:val="center"/>
                <w:hideMark/>
              </w:tcPr>
            </w:tcPrChange>
          </w:tcPr>
          <w:p w14:paraId="10576E82" w14:textId="77777777" w:rsidR="00BB2583" w:rsidRPr="000038C3" w:rsidRDefault="00BB2583" w:rsidP="000038C3">
            <w:pPr>
              <w:bidi/>
              <w:spacing w:after="160" w:line="278" w:lineRule="auto"/>
              <w:jc w:val="center"/>
              <w:rPr>
                <w:ins w:id="1104" w:author="mamad" w:date="2026-02-12T23:47:00Z"/>
                <w:rFonts w:cs="B Nazanin"/>
                <w:lang w:bidi="fa-IR"/>
              </w:rPr>
            </w:pPr>
            <w:ins w:id="1105" w:author="mamad" w:date="2026-02-12T23:47:00Z">
              <w:r w:rsidRPr="000038C3">
                <w:rPr>
                  <w:rFonts w:cs="B Nazanin"/>
                  <w:rtl/>
                </w:rPr>
                <w:t>ماهیت</w:t>
              </w:r>
            </w:ins>
          </w:p>
        </w:tc>
        <w:tc>
          <w:tcPr>
            <w:tcW w:w="4820" w:type="dxa"/>
            <w:hideMark/>
            <w:tcPrChange w:id="1106" w:author="mamad" w:date="2026-02-12T23:48:00Z">
              <w:tcPr>
                <w:tcW w:w="0" w:type="auto"/>
                <w:gridSpan w:val="3"/>
                <w:tcMar>
                  <w:top w:w="150" w:type="dxa"/>
                  <w:left w:w="240" w:type="dxa"/>
                  <w:bottom w:w="150" w:type="dxa"/>
                  <w:right w:w="0" w:type="dxa"/>
                </w:tcMar>
                <w:vAlign w:val="center"/>
                <w:hideMark/>
              </w:tcPr>
            </w:tcPrChange>
          </w:tcPr>
          <w:p w14:paraId="05372E4C" w14:textId="77777777" w:rsidR="00BB2583" w:rsidRPr="000038C3" w:rsidRDefault="00BB2583" w:rsidP="000038C3">
            <w:pPr>
              <w:bidi/>
              <w:spacing w:after="160" w:line="278" w:lineRule="auto"/>
              <w:jc w:val="center"/>
              <w:rPr>
                <w:ins w:id="1107" w:author="mamad" w:date="2026-02-12T23:47:00Z"/>
                <w:rFonts w:cs="B Nazanin"/>
                <w:lang w:bidi="fa-IR"/>
              </w:rPr>
            </w:pPr>
            <w:ins w:id="1108" w:author="mamad" w:date="2026-02-12T23:47:00Z">
              <w:r w:rsidRPr="000038C3">
                <w:rPr>
                  <w:rFonts w:cs="B Nazanin"/>
                  <w:rtl/>
                </w:rPr>
                <w:t>سیگنال تصادفی با فرکانس بالا و دامنه کم</w:t>
              </w:r>
            </w:ins>
          </w:p>
        </w:tc>
      </w:tr>
      <w:tr w:rsidR="00BB2583" w:rsidRPr="00E25633" w14:paraId="330960E2" w14:textId="77777777" w:rsidTr="000038C3">
        <w:trPr>
          <w:ins w:id="1109" w:author="mamad" w:date="2026-02-12T23:47:00Z"/>
          <w:trPrChange w:id="1110" w:author="mamad" w:date="2026-02-12T23:48:00Z">
            <w:trPr>
              <w:gridBefore w:val="1"/>
            </w:trPr>
          </w:trPrChange>
        </w:trPr>
        <w:tc>
          <w:tcPr>
            <w:tcW w:w="5245" w:type="dxa"/>
            <w:hideMark/>
            <w:tcPrChange w:id="1111" w:author="mamad" w:date="2026-02-12T23:48:00Z">
              <w:tcPr>
                <w:tcW w:w="0" w:type="auto"/>
                <w:tcMar>
                  <w:top w:w="150" w:type="dxa"/>
                  <w:left w:w="0" w:type="dxa"/>
                  <w:bottom w:w="150" w:type="dxa"/>
                  <w:right w:w="240" w:type="dxa"/>
                </w:tcMar>
                <w:vAlign w:val="center"/>
                <w:hideMark/>
              </w:tcPr>
            </w:tcPrChange>
          </w:tcPr>
          <w:p w14:paraId="2DBA3435" w14:textId="77777777" w:rsidR="00BB2583" w:rsidRPr="000038C3" w:rsidRDefault="00BB2583" w:rsidP="000038C3">
            <w:pPr>
              <w:bidi/>
              <w:spacing w:after="160" w:line="278" w:lineRule="auto"/>
              <w:jc w:val="center"/>
              <w:rPr>
                <w:ins w:id="1112" w:author="mamad" w:date="2026-02-12T23:47:00Z"/>
                <w:rFonts w:cs="B Nazanin"/>
                <w:lang w:bidi="fa-IR"/>
              </w:rPr>
            </w:pPr>
            <w:ins w:id="1113" w:author="mamad" w:date="2026-02-12T23:47:00Z">
              <w:r w:rsidRPr="000038C3">
                <w:rPr>
                  <w:rFonts w:cs="B Nazanin"/>
                  <w:rtl/>
                </w:rPr>
                <w:t>اثر بر نمودار</w:t>
              </w:r>
            </w:ins>
          </w:p>
        </w:tc>
        <w:tc>
          <w:tcPr>
            <w:tcW w:w="4820" w:type="dxa"/>
            <w:hideMark/>
            <w:tcPrChange w:id="1114" w:author="mamad" w:date="2026-02-12T23:48:00Z">
              <w:tcPr>
                <w:tcW w:w="0" w:type="auto"/>
                <w:gridSpan w:val="3"/>
                <w:tcMar>
                  <w:top w:w="150" w:type="dxa"/>
                  <w:left w:w="240" w:type="dxa"/>
                  <w:bottom w:w="150" w:type="dxa"/>
                  <w:right w:w="0" w:type="dxa"/>
                </w:tcMar>
                <w:vAlign w:val="center"/>
                <w:hideMark/>
              </w:tcPr>
            </w:tcPrChange>
          </w:tcPr>
          <w:p w14:paraId="5B71AD12" w14:textId="77777777" w:rsidR="00BB2583" w:rsidRPr="000038C3" w:rsidRDefault="00BB2583" w:rsidP="000038C3">
            <w:pPr>
              <w:bidi/>
              <w:spacing w:after="160" w:line="278" w:lineRule="auto"/>
              <w:jc w:val="center"/>
              <w:rPr>
                <w:ins w:id="1115" w:author="mamad" w:date="2026-02-12T23:47:00Z"/>
                <w:rFonts w:cs="B Nazanin"/>
                <w:lang w:bidi="fa-IR"/>
              </w:rPr>
            </w:pPr>
            <w:ins w:id="1116" w:author="mamad" w:date="2026-02-12T23:47:00Z">
              <w:r w:rsidRPr="000038C3">
                <w:rPr>
                  <w:rFonts w:cs="B Nazanin"/>
                  <w:rtl/>
                </w:rPr>
                <w:t>ایجاد</w:t>
              </w:r>
              <w:r w:rsidRPr="000038C3">
                <w:rPr>
                  <w:rFonts w:ascii="Cambria" w:hAnsi="Cambria" w:cs="Cambria" w:hint="cs"/>
                  <w:rtl/>
                </w:rPr>
                <w:t> </w:t>
              </w:r>
              <w:r w:rsidRPr="000038C3">
                <w:rPr>
                  <w:rFonts w:cs="B Nazanin"/>
                  <w:rtl/>
                </w:rPr>
                <w:t>لرزش‌های ریز و دندانه‌دندانه</w:t>
              </w:r>
              <w:r w:rsidRPr="000038C3">
                <w:rPr>
                  <w:rFonts w:ascii="Cambria" w:hAnsi="Cambria" w:cs="Cambria" w:hint="cs"/>
                  <w:rtl/>
                </w:rPr>
                <w:t> </w:t>
              </w:r>
              <w:r w:rsidRPr="000038C3">
                <w:rPr>
                  <w:rFonts w:cs="B Nazanin" w:hint="cs"/>
                  <w:rtl/>
                </w:rPr>
                <w:t>روی</w:t>
              </w:r>
              <w:r w:rsidRPr="000038C3">
                <w:rPr>
                  <w:rFonts w:cs="B Nazanin"/>
                  <w:rtl/>
                </w:rPr>
                <w:t xml:space="preserve"> </w:t>
              </w:r>
              <w:r w:rsidRPr="000038C3">
                <w:rPr>
                  <w:rFonts w:cs="B Nazanin" w:hint="cs"/>
                  <w:rtl/>
                </w:rPr>
                <w:t>پاسخ</w:t>
              </w:r>
              <w:r w:rsidRPr="000038C3">
                <w:rPr>
                  <w:rFonts w:cs="B Nazanin"/>
                  <w:rtl/>
                </w:rPr>
                <w:t xml:space="preserve"> </w:t>
              </w:r>
              <w:r w:rsidRPr="000038C3">
                <w:rPr>
                  <w:rFonts w:cs="B Nazanin" w:hint="cs"/>
                  <w:rtl/>
                </w:rPr>
                <w:t>خروجی</w:t>
              </w:r>
            </w:ins>
          </w:p>
        </w:tc>
      </w:tr>
      <w:tr w:rsidR="00BB2583" w:rsidRPr="00E25633" w14:paraId="01A03255" w14:textId="77777777" w:rsidTr="000038C3">
        <w:trPr>
          <w:ins w:id="1117" w:author="mamad" w:date="2026-02-12T23:47:00Z"/>
          <w:trPrChange w:id="1118" w:author="mamad" w:date="2026-02-12T23:48:00Z">
            <w:trPr>
              <w:gridBefore w:val="1"/>
            </w:trPr>
          </w:trPrChange>
        </w:trPr>
        <w:tc>
          <w:tcPr>
            <w:tcW w:w="5245" w:type="dxa"/>
            <w:hideMark/>
            <w:tcPrChange w:id="1119" w:author="mamad" w:date="2026-02-12T23:48:00Z">
              <w:tcPr>
                <w:tcW w:w="0" w:type="auto"/>
                <w:tcMar>
                  <w:top w:w="150" w:type="dxa"/>
                  <w:left w:w="0" w:type="dxa"/>
                  <w:bottom w:w="150" w:type="dxa"/>
                  <w:right w:w="240" w:type="dxa"/>
                </w:tcMar>
                <w:vAlign w:val="center"/>
                <w:hideMark/>
              </w:tcPr>
            </w:tcPrChange>
          </w:tcPr>
          <w:p w14:paraId="09D693AC" w14:textId="77777777" w:rsidR="00BB2583" w:rsidRPr="000038C3" w:rsidRDefault="00BB2583" w:rsidP="000038C3">
            <w:pPr>
              <w:bidi/>
              <w:spacing w:after="160" w:line="278" w:lineRule="auto"/>
              <w:jc w:val="center"/>
              <w:rPr>
                <w:ins w:id="1120" w:author="mamad" w:date="2026-02-12T23:47:00Z"/>
                <w:rFonts w:cs="B Nazanin"/>
                <w:lang w:bidi="fa-IR"/>
              </w:rPr>
            </w:pPr>
            <w:ins w:id="1121" w:author="mamad" w:date="2026-02-12T23:47:00Z">
              <w:r w:rsidRPr="000038C3">
                <w:rPr>
                  <w:rFonts w:cs="B Nazanin"/>
                  <w:rtl/>
                </w:rPr>
                <w:t>اثر بر مقدار میانگین</w:t>
              </w:r>
            </w:ins>
          </w:p>
        </w:tc>
        <w:tc>
          <w:tcPr>
            <w:tcW w:w="4820" w:type="dxa"/>
            <w:hideMark/>
            <w:tcPrChange w:id="1122" w:author="mamad" w:date="2026-02-12T23:48:00Z">
              <w:tcPr>
                <w:tcW w:w="0" w:type="auto"/>
                <w:gridSpan w:val="3"/>
                <w:tcMar>
                  <w:top w:w="150" w:type="dxa"/>
                  <w:left w:w="240" w:type="dxa"/>
                  <w:bottom w:w="150" w:type="dxa"/>
                  <w:right w:w="0" w:type="dxa"/>
                </w:tcMar>
                <w:vAlign w:val="center"/>
                <w:hideMark/>
              </w:tcPr>
            </w:tcPrChange>
          </w:tcPr>
          <w:p w14:paraId="07EBF199" w14:textId="6EF1BA03" w:rsidR="00BB2583" w:rsidRPr="000038C3" w:rsidRDefault="00BB2583" w:rsidP="000038C3">
            <w:pPr>
              <w:bidi/>
              <w:spacing w:after="160" w:line="278" w:lineRule="auto"/>
              <w:jc w:val="center"/>
              <w:rPr>
                <w:ins w:id="1123" w:author="mamad" w:date="2026-02-12T23:47:00Z"/>
                <w:rFonts w:cs="B Nazanin"/>
                <w:lang w:bidi="fa-IR"/>
              </w:rPr>
            </w:pPr>
            <w:ins w:id="1124" w:author="mamad" w:date="2026-02-12T23:47:00Z">
              <w:r w:rsidRPr="000038C3">
                <w:rPr>
                  <w:rFonts w:cs="B Nazanin"/>
                  <w:rtl/>
                </w:rPr>
                <w:t>ناچیز</w:t>
              </w:r>
              <w:r w:rsidRPr="000038C3">
                <w:rPr>
                  <w:rFonts w:ascii="Cambria" w:hAnsi="Cambria" w:cs="Cambria" w:hint="cs"/>
                  <w:rtl/>
                </w:rPr>
                <w:t> </w:t>
              </w:r>
              <w:r w:rsidRPr="000038C3">
                <w:rPr>
                  <w:rFonts w:cs="B Nazanin"/>
                  <w:rtl/>
                </w:rPr>
                <w:t>مقدار متوسط خروجی تغییری نمی‌کند</w:t>
              </w:r>
            </w:ins>
          </w:p>
        </w:tc>
      </w:tr>
      <w:tr w:rsidR="00BB2583" w:rsidRPr="00E25633" w14:paraId="68A4C0FD" w14:textId="77777777" w:rsidTr="000038C3">
        <w:trPr>
          <w:ins w:id="1125" w:author="mamad" w:date="2026-02-12T23:47:00Z"/>
          <w:trPrChange w:id="1126" w:author="mamad" w:date="2026-02-12T23:48:00Z">
            <w:trPr>
              <w:gridBefore w:val="1"/>
            </w:trPr>
          </w:trPrChange>
        </w:trPr>
        <w:tc>
          <w:tcPr>
            <w:tcW w:w="5245" w:type="dxa"/>
            <w:hideMark/>
            <w:tcPrChange w:id="1127" w:author="mamad" w:date="2026-02-12T23:48:00Z">
              <w:tcPr>
                <w:tcW w:w="0" w:type="auto"/>
                <w:tcMar>
                  <w:top w:w="150" w:type="dxa"/>
                  <w:left w:w="0" w:type="dxa"/>
                  <w:bottom w:w="150" w:type="dxa"/>
                  <w:right w:w="240" w:type="dxa"/>
                </w:tcMar>
                <w:vAlign w:val="center"/>
                <w:hideMark/>
              </w:tcPr>
            </w:tcPrChange>
          </w:tcPr>
          <w:p w14:paraId="79B79FBF" w14:textId="77777777" w:rsidR="00BB2583" w:rsidRPr="000038C3" w:rsidRDefault="00BB2583" w:rsidP="000038C3">
            <w:pPr>
              <w:bidi/>
              <w:spacing w:after="160" w:line="278" w:lineRule="auto"/>
              <w:jc w:val="center"/>
              <w:rPr>
                <w:ins w:id="1128" w:author="mamad" w:date="2026-02-12T23:47:00Z"/>
                <w:rFonts w:cs="B Nazanin"/>
                <w:lang w:bidi="fa-IR"/>
              </w:rPr>
            </w:pPr>
            <w:ins w:id="1129" w:author="mamad" w:date="2026-02-12T23:47:00Z">
              <w:r w:rsidRPr="000038C3">
                <w:rPr>
                  <w:rFonts w:cs="B Nazanin"/>
                  <w:rtl/>
                </w:rPr>
                <w:t>اثر بر عملگر</w:t>
              </w:r>
            </w:ins>
          </w:p>
        </w:tc>
        <w:tc>
          <w:tcPr>
            <w:tcW w:w="4820" w:type="dxa"/>
            <w:hideMark/>
            <w:tcPrChange w:id="1130" w:author="mamad" w:date="2026-02-12T23:48:00Z">
              <w:tcPr>
                <w:tcW w:w="0" w:type="auto"/>
                <w:gridSpan w:val="3"/>
                <w:tcMar>
                  <w:top w:w="150" w:type="dxa"/>
                  <w:left w:w="240" w:type="dxa"/>
                  <w:bottom w:w="150" w:type="dxa"/>
                  <w:right w:w="0" w:type="dxa"/>
                </w:tcMar>
                <w:vAlign w:val="center"/>
                <w:hideMark/>
              </w:tcPr>
            </w:tcPrChange>
          </w:tcPr>
          <w:p w14:paraId="14785D6C" w14:textId="77777777" w:rsidR="00BB2583" w:rsidRPr="000038C3" w:rsidRDefault="00BB2583" w:rsidP="000038C3">
            <w:pPr>
              <w:bidi/>
              <w:spacing w:after="160" w:line="278" w:lineRule="auto"/>
              <w:jc w:val="center"/>
              <w:rPr>
                <w:ins w:id="1131" w:author="mamad" w:date="2026-02-12T23:47:00Z"/>
                <w:rFonts w:cs="B Nazanin"/>
                <w:lang w:bidi="fa-IR"/>
              </w:rPr>
            </w:pPr>
            <w:ins w:id="1132" w:author="mamad" w:date="2026-02-12T23:47:00Z">
              <w:r w:rsidRPr="000038C3">
                <w:rPr>
                  <w:rFonts w:cs="B Nazanin"/>
                  <w:rtl/>
                </w:rPr>
                <w:t>ایجاد فرمان‌های کنترلی پراکنده و ریز</w:t>
              </w:r>
            </w:ins>
          </w:p>
        </w:tc>
      </w:tr>
      <w:tr w:rsidR="00BB2583" w:rsidRPr="00E25633" w14:paraId="3F35BFBE" w14:textId="77777777" w:rsidTr="000038C3">
        <w:trPr>
          <w:ins w:id="1133" w:author="mamad" w:date="2026-02-12T23:47:00Z"/>
          <w:trPrChange w:id="1134" w:author="mamad" w:date="2026-02-12T23:48:00Z">
            <w:trPr>
              <w:gridBefore w:val="1"/>
            </w:trPr>
          </w:trPrChange>
        </w:trPr>
        <w:tc>
          <w:tcPr>
            <w:tcW w:w="5245" w:type="dxa"/>
            <w:hideMark/>
            <w:tcPrChange w:id="1135" w:author="mamad" w:date="2026-02-12T23:48:00Z">
              <w:tcPr>
                <w:tcW w:w="0" w:type="auto"/>
                <w:tcMar>
                  <w:top w:w="150" w:type="dxa"/>
                  <w:left w:w="0" w:type="dxa"/>
                  <w:bottom w:w="150" w:type="dxa"/>
                  <w:right w:w="240" w:type="dxa"/>
                </w:tcMar>
                <w:vAlign w:val="center"/>
                <w:hideMark/>
              </w:tcPr>
            </w:tcPrChange>
          </w:tcPr>
          <w:p w14:paraId="138C9210" w14:textId="77777777" w:rsidR="00BB2583" w:rsidRPr="000038C3" w:rsidRDefault="00BB2583" w:rsidP="000038C3">
            <w:pPr>
              <w:bidi/>
              <w:spacing w:after="160" w:line="278" w:lineRule="auto"/>
              <w:jc w:val="center"/>
              <w:rPr>
                <w:ins w:id="1136" w:author="mamad" w:date="2026-02-12T23:47:00Z"/>
                <w:rFonts w:cs="B Nazanin"/>
                <w:lang w:bidi="fa-IR"/>
              </w:rPr>
            </w:pPr>
            <w:ins w:id="1137" w:author="mamad" w:date="2026-02-12T23:47:00Z">
              <w:r w:rsidRPr="000038C3">
                <w:rPr>
                  <w:rFonts w:cs="B Nazanin"/>
                  <w:rtl/>
                </w:rPr>
                <w:t>شدت تأثیر</w:t>
              </w:r>
            </w:ins>
          </w:p>
        </w:tc>
        <w:tc>
          <w:tcPr>
            <w:tcW w:w="4820" w:type="dxa"/>
            <w:hideMark/>
            <w:tcPrChange w:id="1138" w:author="mamad" w:date="2026-02-12T23:48:00Z">
              <w:tcPr>
                <w:tcW w:w="0" w:type="auto"/>
                <w:gridSpan w:val="3"/>
                <w:tcMar>
                  <w:top w:w="150" w:type="dxa"/>
                  <w:left w:w="240" w:type="dxa"/>
                  <w:bottom w:w="150" w:type="dxa"/>
                  <w:right w:w="0" w:type="dxa"/>
                </w:tcMar>
                <w:vAlign w:val="center"/>
                <w:hideMark/>
              </w:tcPr>
            </w:tcPrChange>
          </w:tcPr>
          <w:p w14:paraId="12CC35B9" w14:textId="77777777" w:rsidR="00BB2583" w:rsidRPr="000038C3" w:rsidRDefault="00BB2583" w:rsidP="000038C3">
            <w:pPr>
              <w:bidi/>
              <w:spacing w:after="160" w:line="278" w:lineRule="auto"/>
              <w:jc w:val="center"/>
              <w:rPr>
                <w:ins w:id="1139" w:author="mamad" w:date="2026-02-12T23:47:00Z"/>
                <w:rFonts w:cs="B Nazanin"/>
                <w:lang w:bidi="fa-IR"/>
              </w:rPr>
            </w:pPr>
            <w:ins w:id="1140" w:author="mamad" w:date="2026-02-12T23:47:00Z">
              <w:r w:rsidRPr="000038C3">
                <w:rPr>
                  <w:rFonts w:cs="B Nazanin"/>
                  <w:rtl/>
                </w:rPr>
                <w:t xml:space="preserve">کم (به دلیل واریانس پایین </w:t>
              </w:r>
              <w:r w:rsidRPr="000038C3">
                <w:rPr>
                  <w:rFonts w:cs="B Nazanin"/>
                  <w:rtl/>
                  <w:lang w:bidi="fa-IR"/>
                </w:rPr>
                <w:t>۰.۰۱)</w:t>
              </w:r>
            </w:ins>
          </w:p>
        </w:tc>
      </w:tr>
    </w:tbl>
    <w:p w14:paraId="690ECDEC" w14:textId="6F5A5175" w:rsidR="00BB2583" w:rsidRPr="005C461B" w:rsidRDefault="00BB2583" w:rsidP="005C461B">
      <w:pPr>
        <w:bidi/>
        <w:rPr>
          <w:ins w:id="1141" w:author="mamad" w:date="2026-02-12T23:47:00Z"/>
          <w:rFonts w:cs="B Nazanin"/>
          <w:lang w:bidi="fa-IR"/>
        </w:rPr>
      </w:pPr>
      <w:ins w:id="1142" w:author="mamad" w:date="2026-02-12T23:47:00Z">
        <w:r w:rsidRPr="00E25633">
          <w:rPr>
            <w:rFonts w:cs="B Nazanin"/>
            <w:b/>
            <w:bCs/>
            <w:rtl/>
          </w:rPr>
          <w:t>تحلیل تخصصی</w:t>
        </w:r>
        <w:r w:rsidRPr="00E25633">
          <w:rPr>
            <w:rFonts w:cs="B Nazanin"/>
            <w:b/>
            <w:bCs/>
            <w:lang w:bidi="fa-IR"/>
          </w:rPr>
          <w:t>:</w:t>
        </w:r>
        <w:r w:rsidRPr="00E25633">
          <w:rPr>
            <w:rFonts w:cs="B Nazanin"/>
            <w:lang w:bidi="fa-IR"/>
          </w:rPr>
          <w:br/>
        </w:r>
        <w:r w:rsidRPr="00E25633">
          <w:rPr>
            <w:rFonts w:cs="B Nazanin"/>
            <w:rtl/>
          </w:rPr>
          <w:t xml:space="preserve">نویز سفید با واریانس </w:t>
        </w:r>
        <w:r w:rsidRPr="00E25633">
          <w:rPr>
            <w:rFonts w:cs="B Nazanin"/>
            <w:rtl/>
            <w:lang w:bidi="fa-IR"/>
          </w:rPr>
          <w:t>۰.۰۱</w:t>
        </w:r>
        <w:r w:rsidRPr="00E25633">
          <w:rPr>
            <w:rFonts w:cs="B Nazanin"/>
            <w:rtl/>
          </w:rPr>
          <w:t>، گرچه باعث کثیف شدن ظاهر نمودار می‌شود، اما تأثیر معناداری بر مقدار نهایی خروجی (</w:t>
        </w:r>
        <w:r w:rsidRPr="00E25633">
          <w:rPr>
            <w:rFonts w:cs="B Nazanin"/>
            <w:rtl/>
            <w:lang w:bidi="fa-IR"/>
          </w:rPr>
          <w:t>۸</w:t>
        </w:r>
        <w:r w:rsidRPr="00E25633">
          <w:rPr>
            <w:rFonts w:cs="B Nazanin"/>
            <w:rtl/>
          </w:rPr>
          <w:t xml:space="preserve"> متر) ندارد. این نویز صرفاً عدم قطعیت اندازه‌گیری را شبیه‌سازی می‌کند</w:t>
        </w:r>
        <w:r w:rsidRPr="00E25633">
          <w:rPr>
            <w:rFonts w:cs="B Nazanin"/>
            <w:lang w:bidi="fa-IR"/>
          </w:rPr>
          <w:t>.</w:t>
        </w:r>
      </w:ins>
    </w:p>
    <w:p w14:paraId="77FED8E2" w14:textId="0752EC00" w:rsidR="00BB2583" w:rsidRPr="00E25633" w:rsidRDefault="00BB2583" w:rsidP="00831D28">
      <w:pPr>
        <w:pStyle w:val="Heading3"/>
        <w:bidi/>
        <w:rPr>
          <w:ins w:id="1143" w:author="mamad" w:date="2026-02-12T23:47:00Z"/>
          <w:lang w:bidi="fa-IR"/>
        </w:rPr>
      </w:pPr>
      <w:bookmarkStart w:id="1144" w:name="_Toc221808045"/>
      <w:ins w:id="1145" w:author="mamad" w:date="2026-02-12T23:47:00Z">
        <w:r w:rsidRPr="00E25633">
          <w:rPr>
            <w:rtl/>
          </w:rPr>
          <w:lastRenderedPageBreak/>
          <w:t>اثر اغتشاش بار</w:t>
        </w:r>
        <w:r w:rsidRPr="00E25633">
          <w:rPr>
            <w:lang w:bidi="fa-IR"/>
          </w:rPr>
          <w:t xml:space="preserve"> (Load Disturbance) </w:t>
        </w:r>
        <w:r w:rsidRPr="00E25633">
          <w:rPr>
            <w:rtl/>
          </w:rPr>
          <w:t xml:space="preserve">با مقدار </w:t>
        </w:r>
        <w:r w:rsidRPr="00E25633">
          <w:rPr>
            <w:rtl/>
            <w:lang w:bidi="fa-IR"/>
          </w:rPr>
          <w:t>۲</w:t>
        </w:r>
        <w:r w:rsidRPr="00E25633">
          <w:rPr>
            <w:lang w:bidi="fa-IR"/>
          </w:rPr>
          <w:t>-</w:t>
        </w:r>
        <w:bookmarkEnd w:id="1144"/>
      </w:ins>
    </w:p>
    <w:tbl>
      <w:tblPr>
        <w:tblStyle w:val="TableGrid"/>
        <w:tblW w:w="10065" w:type="dxa"/>
        <w:tblInd w:w="-714" w:type="dxa"/>
        <w:tblLook w:val="04A0" w:firstRow="1" w:lastRow="0" w:firstColumn="1" w:lastColumn="0" w:noHBand="0" w:noVBand="1"/>
      </w:tblPr>
      <w:tblGrid>
        <w:gridCol w:w="3854"/>
        <w:gridCol w:w="6211"/>
      </w:tblGrid>
      <w:tr w:rsidR="00BB2583" w:rsidRPr="00E25633" w14:paraId="03A31390" w14:textId="77777777" w:rsidTr="005C461B">
        <w:trPr>
          <w:ins w:id="1146" w:author="mamad" w:date="2026-02-12T23:47:00Z"/>
        </w:trPr>
        <w:tc>
          <w:tcPr>
            <w:tcW w:w="3854" w:type="dxa"/>
            <w:hideMark/>
          </w:tcPr>
          <w:p w14:paraId="06D34380" w14:textId="77777777" w:rsidR="00BB2583" w:rsidRPr="00E25633" w:rsidRDefault="00BB2583" w:rsidP="005C461B">
            <w:pPr>
              <w:bidi/>
              <w:spacing w:after="160" w:line="278" w:lineRule="auto"/>
              <w:jc w:val="center"/>
              <w:rPr>
                <w:ins w:id="1147" w:author="mamad" w:date="2026-02-12T23:47:00Z"/>
                <w:rFonts w:cs="B Nazanin"/>
                <w:lang w:bidi="fa-IR"/>
              </w:rPr>
            </w:pPr>
            <w:ins w:id="1148" w:author="mamad" w:date="2026-02-12T23:47:00Z">
              <w:r w:rsidRPr="00E25633">
                <w:rPr>
                  <w:rFonts w:cs="B Nazanin"/>
                  <w:rtl/>
                </w:rPr>
                <w:t>ویژگی</w:t>
              </w:r>
            </w:ins>
          </w:p>
        </w:tc>
        <w:tc>
          <w:tcPr>
            <w:tcW w:w="6211" w:type="dxa"/>
            <w:hideMark/>
          </w:tcPr>
          <w:p w14:paraId="71D14077" w14:textId="77777777" w:rsidR="00BB2583" w:rsidRPr="00E25633" w:rsidRDefault="00BB2583" w:rsidP="005C461B">
            <w:pPr>
              <w:bidi/>
              <w:spacing w:after="160" w:line="278" w:lineRule="auto"/>
              <w:jc w:val="center"/>
              <w:rPr>
                <w:ins w:id="1149" w:author="mamad" w:date="2026-02-12T23:47:00Z"/>
                <w:rFonts w:cs="B Nazanin"/>
                <w:lang w:bidi="fa-IR"/>
              </w:rPr>
            </w:pPr>
            <w:ins w:id="1150" w:author="mamad" w:date="2026-02-12T23:47:00Z">
              <w:r w:rsidRPr="00E25633">
                <w:rPr>
                  <w:rFonts w:cs="B Nazanin"/>
                  <w:rtl/>
                </w:rPr>
                <w:t>تحلیل</w:t>
              </w:r>
            </w:ins>
          </w:p>
        </w:tc>
      </w:tr>
      <w:tr w:rsidR="00BB2583" w:rsidRPr="00E25633" w14:paraId="39B15D7B" w14:textId="77777777" w:rsidTr="005C461B">
        <w:trPr>
          <w:ins w:id="1151" w:author="mamad" w:date="2026-02-12T23:47:00Z"/>
        </w:trPr>
        <w:tc>
          <w:tcPr>
            <w:tcW w:w="3854" w:type="dxa"/>
            <w:hideMark/>
          </w:tcPr>
          <w:p w14:paraId="22323862" w14:textId="77777777" w:rsidR="00BB2583" w:rsidRPr="00E25633" w:rsidRDefault="00BB2583" w:rsidP="005C461B">
            <w:pPr>
              <w:bidi/>
              <w:spacing w:after="160" w:line="278" w:lineRule="auto"/>
              <w:jc w:val="center"/>
              <w:rPr>
                <w:ins w:id="1152" w:author="mamad" w:date="2026-02-12T23:47:00Z"/>
                <w:rFonts w:cs="B Nazanin"/>
                <w:lang w:bidi="fa-IR"/>
              </w:rPr>
            </w:pPr>
            <w:ins w:id="1153" w:author="mamad" w:date="2026-02-12T23:47:00Z">
              <w:r w:rsidRPr="00E25633">
                <w:rPr>
                  <w:rFonts w:cs="B Nazanin"/>
                  <w:b/>
                  <w:bCs/>
                  <w:rtl/>
                </w:rPr>
                <w:t>ماهیت</w:t>
              </w:r>
            </w:ins>
          </w:p>
        </w:tc>
        <w:tc>
          <w:tcPr>
            <w:tcW w:w="6211" w:type="dxa"/>
            <w:hideMark/>
          </w:tcPr>
          <w:p w14:paraId="7BA9BC7F" w14:textId="77777777" w:rsidR="00BB2583" w:rsidRPr="00E25633" w:rsidRDefault="00BB2583" w:rsidP="005C461B">
            <w:pPr>
              <w:bidi/>
              <w:spacing w:after="160" w:line="278" w:lineRule="auto"/>
              <w:jc w:val="center"/>
              <w:rPr>
                <w:ins w:id="1154" w:author="mamad" w:date="2026-02-12T23:47:00Z"/>
                <w:rFonts w:cs="B Nazanin"/>
                <w:lang w:bidi="fa-IR"/>
              </w:rPr>
            </w:pPr>
            <w:ins w:id="1155" w:author="mamad" w:date="2026-02-12T23:47:00Z">
              <w:r w:rsidRPr="00E25633">
                <w:rPr>
                  <w:rFonts w:cs="B Nazanin"/>
                  <w:rtl/>
                </w:rPr>
                <w:t xml:space="preserve">سیگنال پله‌ای منفی با دامنه </w:t>
              </w:r>
              <w:r w:rsidRPr="00E25633">
                <w:rPr>
                  <w:rFonts w:cs="B Nazanin"/>
                  <w:rtl/>
                  <w:lang w:bidi="fa-IR"/>
                </w:rPr>
                <w:t>۲</w:t>
              </w:r>
              <w:r w:rsidRPr="00E25633">
                <w:rPr>
                  <w:rFonts w:cs="B Nazanin"/>
                  <w:rtl/>
                </w:rPr>
                <w:t xml:space="preserve"> واحد</w:t>
              </w:r>
            </w:ins>
          </w:p>
        </w:tc>
      </w:tr>
      <w:tr w:rsidR="00BB2583" w:rsidRPr="00E25633" w14:paraId="18E17BEE" w14:textId="77777777" w:rsidTr="005C461B">
        <w:trPr>
          <w:ins w:id="1156" w:author="mamad" w:date="2026-02-12T23:47:00Z"/>
        </w:trPr>
        <w:tc>
          <w:tcPr>
            <w:tcW w:w="3854" w:type="dxa"/>
            <w:hideMark/>
          </w:tcPr>
          <w:p w14:paraId="645C0F93" w14:textId="77777777" w:rsidR="00BB2583" w:rsidRPr="00E25633" w:rsidRDefault="00BB2583" w:rsidP="005C461B">
            <w:pPr>
              <w:bidi/>
              <w:spacing w:after="160" w:line="278" w:lineRule="auto"/>
              <w:jc w:val="center"/>
              <w:rPr>
                <w:ins w:id="1157" w:author="mamad" w:date="2026-02-12T23:47:00Z"/>
                <w:rFonts w:cs="B Nazanin"/>
                <w:lang w:bidi="fa-IR"/>
              </w:rPr>
            </w:pPr>
            <w:ins w:id="1158" w:author="mamad" w:date="2026-02-12T23:47:00Z">
              <w:r w:rsidRPr="00E25633">
                <w:rPr>
                  <w:rFonts w:cs="B Nazanin"/>
                  <w:b/>
                  <w:bCs/>
                  <w:rtl/>
                </w:rPr>
                <w:t>اثر بر نمودار</w:t>
              </w:r>
            </w:ins>
          </w:p>
        </w:tc>
        <w:tc>
          <w:tcPr>
            <w:tcW w:w="6211" w:type="dxa"/>
            <w:hideMark/>
          </w:tcPr>
          <w:p w14:paraId="3ACE56B7" w14:textId="77777777" w:rsidR="00BB2583" w:rsidRPr="00E25633" w:rsidRDefault="00BB2583" w:rsidP="005C461B">
            <w:pPr>
              <w:bidi/>
              <w:spacing w:after="160" w:line="278" w:lineRule="auto"/>
              <w:jc w:val="center"/>
              <w:rPr>
                <w:ins w:id="1159" w:author="mamad" w:date="2026-02-12T23:47:00Z"/>
                <w:rFonts w:cs="B Nazanin"/>
                <w:lang w:bidi="fa-IR"/>
              </w:rPr>
            </w:pPr>
            <w:ins w:id="1160" w:author="mamad" w:date="2026-02-12T23:47:00Z">
              <w:r w:rsidRPr="00E25633">
                <w:rPr>
                  <w:rFonts w:cs="B Nazanin"/>
                  <w:b/>
                  <w:bCs/>
                  <w:rtl/>
                </w:rPr>
                <w:t>افت دائمی</w:t>
              </w:r>
              <w:r w:rsidRPr="00E25633">
                <w:rPr>
                  <w:rFonts w:ascii="Cambria" w:hAnsi="Cambria" w:cs="Cambria" w:hint="cs"/>
                  <w:rtl/>
                </w:rPr>
                <w:t> </w:t>
              </w:r>
              <w:r w:rsidRPr="00E25633">
                <w:rPr>
                  <w:rFonts w:cs="B Nazanin" w:hint="cs"/>
                  <w:rtl/>
                </w:rPr>
                <w:t>سطح</w:t>
              </w:r>
              <w:r w:rsidRPr="00E25633">
                <w:rPr>
                  <w:rFonts w:cs="B Nazanin"/>
                  <w:rtl/>
                </w:rPr>
                <w:t xml:space="preserve"> </w:t>
              </w:r>
              <w:r w:rsidRPr="00E25633">
                <w:rPr>
                  <w:rFonts w:cs="B Nazanin" w:hint="cs"/>
                  <w:rtl/>
                </w:rPr>
                <w:t>آب</w:t>
              </w:r>
              <w:r w:rsidRPr="00E25633">
                <w:rPr>
                  <w:rFonts w:cs="B Nazanin"/>
                  <w:rtl/>
                </w:rPr>
                <w:t xml:space="preserve"> </w:t>
              </w:r>
              <w:r w:rsidRPr="00E25633">
                <w:rPr>
                  <w:rFonts w:cs="B Nazanin" w:hint="cs"/>
                  <w:rtl/>
                </w:rPr>
                <w:t>از</w:t>
              </w:r>
              <w:r w:rsidRPr="00E25633">
                <w:rPr>
                  <w:rFonts w:cs="B Nazanin"/>
                  <w:rtl/>
                </w:rPr>
                <w:t xml:space="preserve"> </w:t>
              </w:r>
              <w:r w:rsidRPr="00E25633">
                <w:rPr>
                  <w:rFonts w:cs="B Nazanin" w:hint="cs"/>
                  <w:rtl/>
                </w:rPr>
                <w:t>مقدار</w:t>
              </w:r>
              <w:r w:rsidRPr="00E25633">
                <w:rPr>
                  <w:rFonts w:cs="B Nazanin"/>
                  <w:rtl/>
                </w:rPr>
                <w:t xml:space="preserve"> </w:t>
              </w:r>
              <w:r w:rsidRPr="00E25633">
                <w:rPr>
                  <w:rFonts w:cs="B Nazanin" w:hint="cs"/>
                  <w:rtl/>
                </w:rPr>
                <w:t>مطلوب</w:t>
              </w:r>
            </w:ins>
          </w:p>
        </w:tc>
      </w:tr>
      <w:tr w:rsidR="00BB2583" w:rsidRPr="00E25633" w14:paraId="7827CA7D" w14:textId="77777777" w:rsidTr="005C461B">
        <w:trPr>
          <w:ins w:id="1161" w:author="mamad" w:date="2026-02-12T23:47:00Z"/>
        </w:trPr>
        <w:tc>
          <w:tcPr>
            <w:tcW w:w="3854" w:type="dxa"/>
            <w:hideMark/>
          </w:tcPr>
          <w:p w14:paraId="1D5C1DF3" w14:textId="77777777" w:rsidR="00BB2583" w:rsidRPr="00E25633" w:rsidRDefault="00BB2583" w:rsidP="005C461B">
            <w:pPr>
              <w:bidi/>
              <w:spacing w:after="160" w:line="278" w:lineRule="auto"/>
              <w:jc w:val="center"/>
              <w:rPr>
                <w:ins w:id="1162" w:author="mamad" w:date="2026-02-12T23:47:00Z"/>
                <w:rFonts w:cs="B Nazanin"/>
                <w:lang w:bidi="fa-IR"/>
              </w:rPr>
            </w:pPr>
            <w:ins w:id="1163" w:author="mamad" w:date="2026-02-12T23:47:00Z">
              <w:r w:rsidRPr="00E25633">
                <w:rPr>
                  <w:rFonts w:cs="B Nazanin"/>
                  <w:b/>
                  <w:bCs/>
                  <w:rtl/>
                </w:rPr>
                <w:t>اثر بر مقدار میانگین</w:t>
              </w:r>
            </w:ins>
          </w:p>
        </w:tc>
        <w:tc>
          <w:tcPr>
            <w:tcW w:w="6211" w:type="dxa"/>
            <w:hideMark/>
          </w:tcPr>
          <w:p w14:paraId="71F5A780" w14:textId="0D15F001" w:rsidR="00BB2583" w:rsidRPr="00E25633" w:rsidRDefault="00BB2583" w:rsidP="005C461B">
            <w:pPr>
              <w:bidi/>
              <w:spacing w:after="160" w:line="278" w:lineRule="auto"/>
              <w:jc w:val="center"/>
              <w:rPr>
                <w:ins w:id="1164" w:author="mamad" w:date="2026-02-12T23:47:00Z"/>
                <w:rFonts w:cs="B Nazanin"/>
                <w:lang w:bidi="fa-IR"/>
              </w:rPr>
            </w:pPr>
            <w:ins w:id="1165" w:author="mamad" w:date="2026-02-12T23:47:00Z">
              <w:r w:rsidRPr="00E25633">
                <w:rPr>
                  <w:rFonts w:cs="B Nazanin"/>
                  <w:b/>
                  <w:bCs/>
                  <w:rtl/>
                </w:rPr>
                <w:t>تعیین‌کننده</w:t>
              </w:r>
              <w:r w:rsidRPr="00E25633">
                <w:rPr>
                  <w:rFonts w:ascii="Cambria" w:hAnsi="Cambria" w:cs="Cambria" w:hint="cs"/>
                  <w:rtl/>
                </w:rPr>
                <w:t> </w:t>
              </w:r>
              <w:r w:rsidRPr="00E25633">
                <w:rPr>
                  <w:rFonts w:cs="B Nazanin"/>
                  <w:rtl/>
                </w:rPr>
                <w:t xml:space="preserve">عامل اصلی افت به </w:t>
              </w:r>
              <w:r w:rsidRPr="00E25633">
                <w:rPr>
                  <w:rFonts w:cs="B Nazanin"/>
                  <w:rtl/>
                  <w:lang w:bidi="fa-IR"/>
                </w:rPr>
                <w:t>۸</w:t>
              </w:r>
              <w:r w:rsidRPr="00E25633">
                <w:rPr>
                  <w:rFonts w:cs="B Nazanin"/>
                  <w:rtl/>
                </w:rPr>
                <w:t xml:space="preserve"> متر</w:t>
              </w:r>
            </w:ins>
          </w:p>
        </w:tc>
      </w:tr>
      <w:tr w:rsidR="00BB2583" w:rsidRPr="00E25633" w14:paraId="12E462D4" w14:textId="77777777" w:rsidTr="005C461B">
        <w:trPr>
          <w:ins w:id="1166" w:author="mamad" w:date="2026-02-12T23:47:00Z"/>
        </w:trPr>
        <w:tc>
          <w:tcPr>
            <w:tcW w:w="3854" w:type="dxa"/>
            <w:hideMark/>
          </w:tcPr>
          <w:p w14:paraId="29901A51" w14:textId="77777777" w:rsidR="00BB2583" w:rsidRPr="00E25633" w:rsidRDefault="00BB2583" w:rsidP="005C461B">
            <w:pPr>
              <w:bidi/>
              <w:spacing w:after="160" w:line="278" w:lineRule="auto"/>
              <w:jc w:val="center"/>
              <w:rPr>
                <w:ins w:id="1167" w:author="mamad" w:date="2026-02-12T23:47:00Z"/>
                <w:rFonts w:cs="B Nazanin"/>
                <w:lang w:bidi="fa-IR"/>
              </w:rPr>
            </w:pPr>
            <w:ins w:id="1168" w:author="mamad" w:date="2026-02-12T23:47:00Z">
              <w:r w:rsidRPr="00E25633">
                <w:rPr>
                  <w:rFonts w:cs="B Nazanin"/>
                  <w:b/>
                  <w:bCs/>
                  <w:rtl/>
                </w:rPr>
                <w:t>اثر بر عملگر</w:t>
              </w:r>
            </w:ins>
          </w:p>
        </w:tc>
        <w:tc>
          <w:tcPr>
            <w:tcW w:w="6211" w:type="dxa"/>
            <w:hideMark/>
          </w:tcPr>
          <w:p w14:paraId="184E677A" w14:textId="2888576C" w:rsidR="00BB2583" w:rsidRPr="00E25633" w:rsidRDefault="00BB2583" w:rsidP="005C461B">
            <w:pPr>
              <w:bidi/>
              <w:spacing w:after="160" w:line="278" w:lineRule="auto"/>
              <w:jc w:val="center"/>
              <w:rPr>
                <w:ins w:id="1169" w:author="mamad" w:date="2026-02-12T23:47:00Z"/>
                <w:rFonts w:cs="B Nazanin"/>
                <w:lang w:bidi="fa-IR"/>
              </w:rPr>
            </w:pPr>
            <w:ins w:id="1170" w:author="mamad" w:date="2026-02-12T23:47:00Z">
              <w:r w:rsidRPr="00E25633">
                <w:rPr>
                  <w:rFonts w:cs="B Nazanin"/>
                  <w:rtl/>
                </w:rPr>
                <w:t>اشباع کامل شیر در مرز بالایی</w:t>
              </w:r>
              <w:r w:rsidRPr="00E25633">
                <w:rPr>
                  <w:rFonts w:cs="B Nazanin"/>
                  <w:lang w:bidi="fa-IR"/>
                </w:rPr>
                <w:t xml:space="preserve"> (</w:t>
              </w:r>
            </w:ins>
            <m:oMath>
              <m:r>
                <w:ins w:id="1171" w:author="mamad" w:date="2026-02-12T23:47:00Z">
                  <w:rPr>
                    <w:rFonts w:ascii="Cambria Math" w:hAnsi="Cambria Math" w:cs="B Nazanin"/>
                    <w:lang w:bidi="fa-IR"/>
                  </w:rPr>
                  <m:t>u=1</m:t>
                </w:ins>
              </m:r>
            </m:oMath>
            <w:ins w:id="1172" w:author="mamad" w:date="2026-02-12T23:47:00Z">
              <w:r w:rsidRPr="00E25633">
                <w:rPr>
                  <w:rFonts w:cs="B Nazanin"/>
                  <w:lang w:bidi="fa-IR"/>
                </w:rPr>
                <w:t>)</w:t>
              </w:r>
            </w:ins>
          </w:p>
        </w:tc>
      </w:tr>
      <w:tr w:rsidR="00BB2583" w:rsidRPr="00E25633" w14:paraId="404A02D7" w14:textId="77777777" w:rsidTr="005C461B">
        <w:trPr>
          <w:ins w:id="1173" w:author="mamad" w:date="2026-02-12T23:47:00Z"/>
        </w:trPr>
        <w:tc>
          <w:tcPr>
            <w:tcW w:w="3854" w:type="dxa"/>
            <w:hideMark/>
          </w:tcPr>
          <w:p w14:paraId="5EB018A2" w14:textId="77777777" w:rsidR="00BB2583" w:rsidRPr="00E25633" w:rsidRDefault="00BB2583" w:rsidP="005C461B">
            <w:pPr>
              <w:bidi/>
              <w:spacing w:after="160" w:line="278" w:lineRule="auto"/>
              <w:jc w:val="center"/>
              <w:rPr>
                <w:ins w:id="1174" w:author="mamad" w:date="2026-02-12T23:47:00Z"/>
                <w:rFonts w:cs="B Nazanin"/>
                <w:lang w:bidi="fa-IR"/>
              </w:rPr>
            </w:pPr>
            <w:ins w:id="1175" w:author="mamad" w:date="2026-02-12T23:47:00Z">
              <w:r w:rsidRPr="00E25633">
                <w:rPr>
                  <w:rFonts w:cs="B Nazanin"/>
                  <w:b/>
                  <w:bCs/>
                  <w:rtl/>
                </w:rPr>
                <w:t>شدت تأثیر</w:t>
              </w:r>
            </w:ins>
          </w:p>
        </w:tc>
        <w:tc>
          <w:tcPr>
            <w:tcW w:w="6211" w:type="dxa"/>
            <w:hideMark/>
          </w:tcPr>
          <w:p w14:paraId="24ADF2D8" w14:textId="77777777" w:rsidR="00BB2583" w:rsidRPr="00E25633" w:rsidRDefault="00BB2583" w:rsidP="005C461B">
            <w:pPr>
              <w:bidi/>
              <w:spacing w:after="160" w:line="278" w:lineRule="auto"/>
              <w:jc w:val="center"/>
              <w:rPr>
                <w:ins w:id="1176" w:author="mamad" w:date="2026-02-12T23:47:00Z"/>
                <w:rFonts w:cs="B Nazanin"/>
                <w:lang w:bidi="fa-IR"/>
              </w:rPr>
            </w:pPr>
            <w:ins w:id="1177" w:author="mamad" w:date="2026-02-12T23:47:00Z">
              <w:r w:rsidRPr="00E25633">
                <w:rPr>
                  <w:rFonts w:cs="B Nazanin"/>
                  <w:b/>
                  <w:bCs/>
                  <w:rtl/>
                </w:rPr>
                <w:t>بسیار زیاد</w:t>
              </w:r>
            </w:ins>
          </w:p>
        </w:tc>
      </w:tr>
    </w:tbl>
    <w:p w14:paraId="43C915D3" w14:textId="750BDB78" w:rsidR="00BB2583" w:rsidRPr="00E25633" w:rsidRDefault="00BB2583" w:rsidP="00E25633">
      <w:pPr>
        <w:bidi/>
        <w:rPr>
          <w:ins w:id="1178" w:author="mamad" w:date="2026-02-12T23:47:00Z"/>
          <w:rFonts w:cs="B Nazanin"/>
          <w:lang w:bidi="fa-IR"/>
        </w:rPr>
      </w:pPr>
      <w:ins w:id="1179" w:author="mamad" w:date="2026-02-12T23:47:00Z">
        <w:r w:rsidRPr="00E25633">
          <w:rPr>
            <w:rFonts w:cs="B Nazanin"/>
            <w:b/>
            <w:bCs/>
            <w:rtl/>
          </w:rPr>
          <w:t>تحلیل تخصصی</w:t>
        </w:r>
        <w:r w:rsidRPr="00E25633">
          <w:rPr>
            <w:rFonts w:cs="B Nazanin"/>
            <w:b/>
            <w:bCs/>
            <w:lang w:bidi="fa-IR"/>
          </w:rPr>
          <w:t>:</w:t>
        </w:r>
        <w:r w:rsidRPr="00E25633">
          <w:rPr>
            <w:rFonts w:cs="B Nazanin"/>
            <w:lang w:bidi="fa-IR"/>
          </w:rPr>
          <w:br/>
        </w:r>
        <w:r w:rsidRPr="00E25633">
          <w:rPr>
            <w:rFonts w:cs="B Nazanin"/>
            <w:rtl/>
          </w:rPr>
          <w:t xml:space="preserve">اغتشاش بار منفی با دامنه </w:t>
        </w:r>
        <w:r w:rsidRPr="00E25633">
          <w:rPr>
            <w:rFonts w:cs="B Nazanin"/>
            <w:rtl/>
            <w:lang w:bidi="fa-IR"/>
          </w:rPr>
          <w:t>۲</w:t>
        </w:r>
        <w:r w:rsidRPr="00E25633">
          <w:rPr>
            <w:rFonts w:cs="B Nazanin"/>
            <w:rtl/>
          </w:rPr>
          <w:t>، مانند</w:t>
        </w:r>
        <w:r w:rsidRPr="00E25633">
          <w:rPr>
            <w:rFonts w:ascii="Cambria" w:hAnsi="Cambria" w:cs="Cambria" w:hint="cs"/>
            <w:rtl/>
          </w:rPr>
          <w:t> </w:t>
        </w:r>
        <w:r w:rsidRPr="00E25633">
          <w:rPr>
            <w:rFonts w:cs="B Nazanin"/>
            <w:b/>
            <w:bCs/>
            <w:rtl/>
          </w:rPr>
          <w:t>ایجاد یک نشتی بزرگ در کف تانکر</w:t>
        </w:r>
        <w:r w:rsidRPr="00E25633">
          <w:rPr>
            <w:rFonts w:ascii="Cambria" w:hAnsi="Cambria" w:cs="Cambria" w:hint="cs"/>
            <w:rtl/>
          </w:rPr>
          <w:t> </w:t>
        </w:r>
        <w:r w:rsidRPr="00E25633">
          <w:rPr>
            <w:rFonts w:cs="B Nazanin" w:hint="cs"/>
            <w:rtl/>
          </w:rPr>
          <w:t>عمل</w:t>
        </w:r>
        <w:r w:rsidRPr="00E25633">
          <w:rPr>
            <w:rFonts w:cs="B Nazanin"/>
            <w:rtl/>
          </w:rPr>
          <w:t xml:space="preserve"> </w:t>
        </w:r>
        <w:r w:rsidRPr="00E25633">
          <w:rPr>
            <w:rFonts w:cs="B Nazanin" w:hint="cs"/>
            <w:rtl/>
          </w:rPr>
          <w:t>می‌کند</w:t>
        </w:r>
        <w:r w:rsidRPr="00E25633">
          <w:rPr>
            <w:rFonts w:cs="B Nazanin"/>
            <w:rtl/>
          </w:rPr>
          <w:t xml:space="preserve">. </w:t>
        </w:r>
        <w:r w:rsidRPr="00E25633">
          <w:rPr>
            <w:rFonts w:cs="B Nazanin" w:hint="cs"/>
            <w:rtl/>
          </w:rPr>
          <w:t>کنترل‌کننده</w:t>
        </w:r>
        <w:r w:rsidRPr="00E25633">
          <w:rPr>
            <w:rFonts w:cs="B Nazanin"/>
            <w:lang w:bidi="fa-IR"/>
          </w:rPr>
          <w:t xml:space="preserve"> PI </w:t>
        </w:r>
        <w:r w:rsidRPr="00E25633">
          <w:rPr>
            <w:rFonts w:cs="B Nazanin"/>
            <w:rtl/>
          </w:rPr>
          <w:t>با وجود تمام توان کنترلی خود، به دلیل محدودیت فیزیکی شیر، قادر به جبران کامل این اغتشاش نیست</w:t>
        </w:r>
        <w:r w:rsidRPr="00E25633">
          <w:rPr>
            <w:rFonts w:cs="B Nazanin"/>
            <w:lang w:bidi="fa-IR"/>
          </w:rPr>
          <w:t>.</w:t>
        </w:r>
      </w:ins>
    </w:p>
    <w:p w14:paraId="14570A0F" w14:textId="2EF7DCE4" w:rsidR="00BB2583" w:rsidRPr="00E25633" w:rsidRDefault="00BB2583" w:rsidP="00831D28">
      <w:pPr>
        <w:pStyle w:val="Heading2"/>
        <w:bidi/>
        <w:rPr>
          <w:ins w:id="1180" w:author="mamad" w:date="2026-02-12T23:47:00Z"/>
          <w:lang w:bidi="fa-IR"/>
        </w:rPr>
      </w:pPr>
      <w:bookmarkStart w:id="1181" w:name="_Toc221808046"/>
      <w:ins w:id="1182" w:author="mamad" w:date="2026-02-12T23:47:00Z">
        <w:r w:rsidRPr="00E25633">
          <w:rPr>
            <w:rtl/>
          </w:rPr>
          <w:t>مدلسازی ریاضی پدیده</w:t>
        </w:r>
        <w:bookmarkEnd w:id="1181"/>
      </w:ins>
    </w:p>
    <w:p w14:paraId="6A29A316" w14:textId="1F5F8E0E" w:rsidR="00BB2583" w:rsidRPr="00E25633" w:rsidRDefault="00BB2583" w:rsidP="00831D28">
      <w:pPr>
        <w:pStyle w:val="Heading3"/>
        <w:bidi/>
        <w:rPr>
          <w:ins w:id="1183" w:author="mamad" w:date="2026-02-12T23:47:00Z"/>
          <w:lang w:bidi="fa-IR"/>
        </w:rPr>
      </w:pPr>
      <w:bookmarkStart w:id="1184" w:name="_Toc221808047"/>
      <w:ins w:id="1185" w:author="mamad" w:date="2026-02-12T23:47:00Z">
        <w:r w:rsidRPr="00E25633">
          <w:rPr>
            <w:rtl/>
          </w:rPr>
          <w:t>معادلات حاکم بر سیستم در حالت اشباع</w:t>
        </w:r>
        <w:bookmarkEnd w:id="1184"/>
      </w:ins>
    </w:p>
    <w:p w14:paraId="5A626153" w14:textId="77777777" w:rsidR="00BB2583" w:rsidRPr="00E25633" w:rsidRDefault="00BB2583" w:rsidP="00BB2583">
      <w:pPr>
        <w:bidi/>
        <w:rPr>
          <w:ins w:id="1186" w:author="mamad" w:date="2026-02-12T23:47:00Z"/>
          <w:rFonts w:cs="B Nazanin"/>
          <w:lang w:bidi="fa-IR"/>
        </w:rPr>
      </w:pPr>
      <w:ins w:id="1187" w:author="mamad" w:date="2026-02-12T23:47:00Z">
        <w:r w:rsidRPr="00E25633">
          <w:rPr>
            <w:rFonts w:cs="B Nazanin"/>
            <w:rtl/>
          </w:rPr>
          <w:t>در حالت عادی (بدون اشباع)</w:t>
        </w:r>
        <w:r w:rsidRPr="00E25633">
          <w:rPr>
            <w:rFonts w:cs="B Nazanin"/>
            <w:lang w:bidi="fa-IR"/>
          </w:rPr>
          <w:t>:</w:t>
        </w:r>
      </w:ins>
    </w:p>
    <w:p w14:paraId="0B3CA14B" w14:textId="3C7A5DE6" w:rsidR="00BB2583" w:rsidRPr="00307ED9" w:rsidRDefault="00BB2583" w:rsidP="00BB2583">
      <w:pPr>
        <w:bidi/>
        <w:rPr>
          <w:ins w:id="1188" w:author="mamad" w:date="2026-02-12T23:47:00Z"/>
          <w:rFonts w:cs="B Nazanin"/>
          <w:sz w:val="28"/>
          <w:szCs w:val="28"/>
          <w:lang w:bidi="fa-IR"/>
        </w:rPr>
      </w:pPr>
      <m:oMathPara>
        <m:oMath>
          <m:r>
            <w:ins w:id="1189" w:author="mamad" w:date="2026-02-12T23:47:00Z">
              <w:rPr>
                <w:rFonts w:ascii="Cambria Math" w:hAnsi="Cambria Math" w:cs="B Nazanin"/>
                <w:sz w:val="28"/>
                <w:szCs w:val="28"/>
                <w:lang w:bidi="fa-IR"/>
              </w:rPr>
              <m:t>u(t)=</m:t>
            </w:ins>
          </m:r>
          <m:sSub>
            <m:sSubPr>
              <m:ctrlPr>
                <w:ins w:id="1190" w:author="mamad" w:date="2026-02-12T23:47:00Z">
                  <w:rPr>
                    <w:rFonts w:ascii="Cambria Math" w:hAnsi="Cambria Math" w:cs="B Nazanin"/>
                    <w:sz w:val="28"/>
                    <w:szCs w:val="28"/>
                    <w:lang w:bidi="fa-IR"/>
                  </w:rPr>
                </w:ins>
              </m:ctrlPr>
            </m:sSubPr>
            <m:e>
              <m:r>
                <w:ins w:id="1191" w:author="mamad" w:date="2026-02-12T23:47:00Z">
                  <w:rPr>
                    <w:rFonts w:ascii="Cambria Math" w:hAnsi="Cambria Math" w:cs="B Nazanin"/>
                    <w:sz w:val="28"/>
                    <w:szCs w:val="28"/>
                    <w:lang w:bidi="fa-IR"/>
                  </w:rPr>
                  <m:t>K</m:t>
                </w:ins>
              </m:r>
            </m:e>
            <m:sub>
              <m:r>
                <w:ins w:id="1192" w:author="mamad" w:date="2026-02-12T23:47:00Z">
                  <w:rPr>
                    <w:rFonts w:ascii="Cambria Math" w:hAnsi="Cambria Math" w:cs="B Nazanin"/>
                    <w:sz w:val="28"/>
                    <w:szCs w:val="28"/>
                    <w:lang w:bidi="fa-IR"/>
                  </w:rPr>
                  <m:t>p</m:t>
                </w:ins>
              </m:r>
            </m:sub>
          </m:sSub>
          <m:r>
            <w:ins w:id="1193" w:author="mamad" w:date="2026-02-12T23:47:00Z">
              <w:rPr>
                <w:rFonts w:ascii="Cambria Math" w:hAnsi="Cambria Math" w:cs="B Nazanin"/>
                <w:sz w:val="28"/>
                <w:szCs w:val="28"/>
                <w:lang w:bidi="fa-IR"/>
              </w:rPr>
              <m:t>e(t)+</m:t>
            </w:ins>
          </m:r>
          <m:sSub>
            <m:sSubPr>
              <m:ctrlPr>
                <w:ins w:id="1194" w:author="mamad" w:date="2026-02-12T23:47:00Z">
                  <w:rPr>
                    <w:rFonts w:ascii="Cambria Math" w:hAnsi="Cambria Math" w:cs="B Nazanin"/>
                    <w:sz w:val="28"/>
                    <w:szCs w:val="28"/>
                    <w:lang w:bidi="fa-IR"/>
                  </w:rPr>
                </w:ins>
              </m:ctrlPr>
            </m:sSubPr>
            <m:e>
              <m:r>
                <w:ins w:id="1195" w:author="mamad" w:date="2026-02-12T23:47:00Z">
                  <w:rPr>
                    <w:rFonts w:ascii="Cambria Math" w:hAnsi="Cambria Math" w:cs="B Nazanin"/>
                    <w:sz w:val="28"/>
                    <w:szCs w:val="28"/>
                    <w:lang w:bidi="fa-IR"/>
                  </w:rPr>
                  <m:t>K</m:t>
                </w:ins>
              </m:r>
            </m:e>
            <m:sub>
              <m:r>
                <w:ins w:id="1196" w:author="mamad" w:date="2026-02-12T23:47:00Z">
                  <w:rPr>
                    <w:rFonts w:ascii="Cambria Math" w:hAnsi="Cambria Math" w:cs="B Nazanin"/>
                    <w:sz w:val="28"/>
                    <w:szCs w:val="28"/>
                    <w:lang w:bidi="fa-IR"/>
                  </w:rPr>
                  <m:t>i</m:t>
                </w:ins>
              </m:r>
            </m:sub>
          </m:sSub>
          <m:r>
            <w:ins w:id="1197" w:author="mamad" w:date="2026-02-12T23:47:00Z">
              <w:rPr>
                <w:rFonts w:ascii="Cambria Math" w:hAnsi="Cambria Math" w:cs="B Nazanin"/>
                <w:sz w:val="28"/>
                <w:szCs w:val="28"/>
                <w:lang w:bidi="fa-IR"/>
              </w:rPr>
              <m:t>∫e(t)dt</m:t>
            </w:ins>
          </m:r>
          <m:r>
            <w:ins w:id="1198" w:author="mamad" w:date="2026-02-12T23:47:00Z">
              <m:rPr>
                <m:sty m:val="p"/>
              </m:rPr>
              <w:rPr>
                <w:rFonts w:ascii="Cambria Math" w:hAnsi="Cambria Math" w:cs="B Nazanin"/>
                <w:sz w:val="28"/>
                <w:szCs w:val="28"/>
                <w:lang w:bidi="fa-IR"/>
              </w:rPr>
              <w:br/>
            </w:ins>
          </m:r>
        </m:oMath>
      </m:oMathPara>
    </w:p>
    <w:p w14:paraId="3004828E" w14:textId="12DC83D7" w:rsidR="00BB2583" w:rsidRPr="00307ED9" w:rsidRDefault="00BB2583" w:rsidP="00BB2583">
      <w:pPr>
        <w:bidi/>
        <w:rPr>
          <w:ins w:id="1199" w:author="mamad" w:date="2026-02-12T23:47:00Z"/>
          <w:rFonts w:cs="B Nazanin"/>
          <w:sz w:val="28"/>
          <w:szCs w:val="28"/>
          <w:lang w:bidi="fa-IR"/>
        </w:rPr>
      </w:pPr>
      <w:ins w:id="1200" w:author="mamad" w:date="2026-02-12T23:47:00Z">
        <w:r w:rsidRPr="00E25633">
          <w:rPr>
            <w:rFonts w:cs="B Nazanin"/>
            <w:rtl/>
          </w:rPr>
          <w:t>در حالت اشباع</w:t>
        </w:r>
        <w:r w:rsidRPr="00307ED9">
          <w:rPr>
            <w:rFonts w:cs="B Nazanin"/>
            <w:sz w:val="28"/>
            <w:szCs w:val="28"/>
            <w:lang w:bidi="fa-IR"/>
          </w:rPr>
          <w:t xml:space="preserve"> </w:t>
        </w:r>
        <w:r w:rsidRPr="00E25633">
          <w:rPr>
            <w:rFonts w:cs="B Nazanin"/>
            <w:lang w:bidi="fa-IR"/>
          </w:rPr>
          <w:t>(</w:t>
        </w:r>
      </w:ins>
      <m:oMath>
        <m:r>
          <w:ins w:id="1201" w:author="mamad" w:date="2026-02-12T23:47:00Z">
            <w:rPr>
              <w:rFonts w:ascii="Cambria Math" w:hAnsi="Cambria Math" w:cs="B Nazanin"/>
              <w:lang w:bidi="fa-IR"/>
            </w:rPr>
            <m:t>u(t)≥1</m:t>
          </w:ins>
        </m:r>
      </m:oMath>
      <w:ins w:id="1202" w:author="mamad" w:date="2026-02-12T23:47:00Z">
        <w:r w:rsidRPr="00E25633">
          <w:rPr>
            <w:rFonts w:cs="B Nazanin"/>
            <w:lang w:bidi="fa-IR"/>
          </w:rPr>
          <w:t>):</w:t>
        </w:r>
      </w:ins>
    </w:p>
    <w:p w14:paraId="38113FED" w14:textId="3ECE0E9C" w:rsidR="00BB2583" w:rsidRPr="00307ED9" w:rsidRDefault="00BB2583" w:rsidP="00BB2583">
      <w:pPr>
        <w:bidi/>
        <w:rPr>
          <w:ins w:id="1203" w:author="mamad" w:date="2026-02-12T23:47:00Z"/>
          <w:rFonts w:cs="B Nazanin"/>
          <w:sz w:val="28"/>
          <w:szCs w:val="28"/>
          <w:lang w:bidi="fa-IR"/>
        </w:rPr>
      </w:pPr>
      <m:oMathPara>
        <m:oMath>
          <m:r>
            <w:ins w:id="1204" w:author="mamad" w:date="2026-02-12T23:47:00Z">
              <w:rPr>
                <w:rFonts w:ascii="Cambria Math" w:hAnsi="Cambria Math" w:cs="B Nazanin"/>
                <w:sz w:val="28"/>
                <w:szCs w:val="28"/>
                <w:lang w:bidi="fa-IR"/>
              </w:rPr>
              <m:t>u(t)=1</m:t>
            </w:ins>
          </m:r>
          <m:r>
            <w:ins w:id="1205" w:author="mamad" w:date="2026-02-12T23:47:00Z">
              <m:rPr>
                <m:sty m:val="p"/>
              </m:rPr>
              <w:rPr>
                <w:rFonts w:ascii="Cambria Math" w:hAnsi="Cambria Math" w:cs="B Nazanin"/>
                <w:sz w:val="28"/>
                <w:szCs w:val="28"/>
                <w:lang w:bidi="fa-IR"/>
              </w:rPr>
              <w:br/>
            </w:ins>
          </m:r>
        </m:oMath>
      </m:oMathPara>
    </w:p>
    <w:p w14:paraId="08CE45BC" w14:textId="77777777" w:rsidR="00BB2583" w:rsidRPr="00E25633" w:rsidRDefault="00BB2583" w:rsidP="00BB2583">
      <w:pPr>
        <w:bidi/>
        <w:rPr>
          <w:ins w:id="1206" w:author="mamad" w:date="2026-02-12T23:47:00Z"/>
          <w:rFonts w:cs="B Nazanin"/>
          <w:lang w:bidi="fa-IR"/>
        </w:rPr>
      </w:pPr>
      <w:ins w:id="1207" w:author="mamad" w:date="2026-02-12T23:47:00Z">
        <w:r w:rsidRPr="00E25633">
          <w:rPr>
            <w:rFonts w:cs="B Nazanin"/>
            <w:rtl/>
          </w:rPr>
          <w:t>در این حالت، سیستم عملاً به</w:t>
        </w:r>
        <w:r w:rsidRPr="00E25633">
          <w:rPr>
            <w:rFonts w:ascii="Cambria" w:hAnsi="Cambria" w:cs="Cambria" w:hint="cs"/>
            <w:rtl/>
          </w:rPr>
          <w:t> </w:t>
        </w:r>
        <w:r w:rsidRPr="00E25633">
          <w:rPr>
            <w:rFonts w:cs="B Nazanin"/>
            <w:b/>
            <w:bCs/>
            <w:rtl/>
          </w:rPr>
          <w:t>حلقه باز</w:t>
        </w:r>
        <w:r w:rsidRPr="00E25633">
          <w:rPr>
            <w:rFonts w:ascii="Cambria" w:hAnsi="Cambria" w:cs="Cambria" w:hint="cs"/>
            <w:rtl/>
          </w:rPr>
          <w:t> </w:t>
        </w:r>
        <w:r w:rsidRPr="00E25633">
          <w:rPr>
            <w:rFonts w:cs="B Nazanin" w:hint="cs"/>
            <w:rtl/>
          </w:rPr>
          <w:t>تبدیل</w:t>
        </w:r>
        <w:r w:rsidRPr="00E25633">
          <w:rPr>
            <w:rFonts w:cs="B Nazanin"/>
            <w:rtl/>
          </w:rPr>
          <w:t xml:space="preserve"> </w:t>
        </w:r>
        <w:r w:rsidRPr="00E25633">
          <w:rPr>
            <w:rFonts w:cs="B Nazanin" w:hint="cs"/>
            <w:rtl/>
          </w:rPr>
          <w:t>شده</w:t>
        </w:r>
        <w:r w:rsidRPr="00E25633">
          <w:rPr>
            <w:rFonts w:cs="B Nazanin"/>
            <w:rtl/>
          </w:rPr>
          <w:t xml:space="preserve"> </w:t>
        </w:r>
        <w:r w:rsidRPr="00E25633">
          <w:rPr>
            <w:rFonts w:cs="B Nazanin" w:hint="cs"/>
            <w:rtl/>
          </w:rPr>
          <w:t>و</w:t>
        </w:r>
        <w:r w:rsidRPr="00E25633">
          <w:rPr>
            <w:rFonts w:cs="B Nazanin"/>
            <w:rtl/>
          </w:rPr>
          <w:t xml:space="preserve"> کنترل‌کننده نقشی در تعیین دبی ورودی ندارد</w:t>
        </w:r>
        <w:r w:rsidRPr="00E25633">
          <w:rPr>
            <w:rFonts w:cs="B Nazanin"/>
            <w:lang w:bidi="fa-IR"/>
          </w:rPr>
          <w:t>:</w:t>
        </w:r>
      </w:ins>
    </w:p>
    <w:p w14:paraId="6C560095" w14:textId="5D9D041D" w:rsidR="00BB2583" w:rsidRPr="00307ED9" w:rsidRDefault="00000000" w:rsidP="00BB2583">
      <w:pPr>
        <w:bidi/>
        <w:rPr>
          <w:ins w:id="1208" w:author="mamad" w:date="2026-02-12T23:47:00Z"/>
          <w:rFonts w:cs="B Nazanin"/>
          <w:sz w:val="28"/>
          <w:szCs w:val="28"/>
          <w:lang w:bidi="fa-IR"/>
        </w:rPr>
      </w:pPr>
      <m:oMathPara>
        <m:oMath>
          <m:acc>
            <m:accPr>
              <m:chr m:val="̇"/>
              <m:ctrlPr>
                <w:ins w:id="1209" w:author="mamad" w:date="2026-02-12T23:47:00Z">
                  <w:rPr>
                    <w:rFonts w:ascii="Cambria Math" w:hAnsi="Cambria Math" w:cs="B Nazanin"/>
                    <w:sz w:val="28"/>
                    <w:szCs w:val="28"/>
                    <w:lang w:bidi="fa-IR"/>
                  </w:rPr>
                </w:ins>
              </m:ctrlPr>
            </m:accPr>
            <m:e>
              <m:r>
                <w:ins w:id="1210" w:author="mamad" w:date="2026-02-12T23:47:00Z">
                  <w:rPr>
                    <w:rFonts w:ascii="Cambria Math" w:hAnsi="Cambria Math" w:cs="B Nazanin"/>
                    <w:sz w:val="28"/>
                    <w:szCs w:val="28"/>
                    <w:lang w:bidi="fa-IR"/>
                  </w:rPr>
                  <m:t>h</m:t>
                </w:ins>
              </m:r>
            </m:e>
          </m:acc>
          <m:r>
            <w:ins w:id="1211" w:author="mamad" w:date="2026-02-12T23:47:00Z">
              <w:rPr>
                <w:rFonts w:ascii="Cambria Math" w:hAnsi="Cambria Math" w:cs="B Nazanin"/>
                <w:sz w:val="28"/>
                <w:szCs w:val="28"/>
                <w:lang w:bidi="fa-IR"/>
              </w:rPr>
              <m:t>(t)=</m:t>
            </w:ins>
          </m:r>
          <m:f>
            <m:fPr>
              <m:ctrlPr>
                <w:ins w:id="1212" w:author="mamad" w:date="2026-02-12T23:47:00Z">
                  <w:rPr>
                    <w:rFonts w:ascii="Cambria Math" w:hAnsi="Cambria Math" w:cs="B Nazanin"/>
                    <w:sz w:val="28"/>
                    <w:szCs w:val="28"/>
                    <w:lang w:bidi="fa-IR"/>
                  </w:rPr>
                </w:ins>
              </m:ctrlPr>
            </m:fPr>
            <m:num>
              <m:r>
                <w:ins w:id="1213" w:author="mamad" w:date="2026-02-12T23:47:00Z">
                  <w:rPr>
                    <w:rFonts w:ascii="Cambria Math" w:hAnsi="Cambria Math" w:cs="B Nazanin"/>
                    <w:sz w:val="28"/>
                    <w:szCs w:val="28"/>
                    <w:lang w:bidi="fa-IR"/>
                  </w:rPr>
                  <m:t>1</m:t>
                </w:ins>
              </m:r>
            </m:num>
            <m:den>
              <m:r>
                <w:ins w:id="1214" w:author="mamad" w:date="2026-02-12T23:47:00Z">
                  <w:rPr>
                    <w:rFonts w:ascii="Cambria Math" w:hAnsi="Cambria Math" w:cs="B Nazanin"/>
                    <w:sz w:val="28"/>
                    <w:szCs w:val="28"/>
                    <w:lang w:bidi="fa-IR"/>
                  </w:rPr>
                  <m:t>A</m:t>
                </w:ins>
              </m:r>
            </m:den>
          </m:f>
          <m:d>
            <m:dPr>
              <m:ctrlPr>
                <w:ins w:id="1215" w:author="mamad" w:date="2026-02-12T23:47:00Z">
                  <w:rPr>
                    <w:rFonts w:ascii="Cambria Math" w:hAnsi="Cambria Math" w:cs="B Nazanin"/>
                    <w:sz w:val="28"/>
                    <w:szCs w:val="28"/>
                    <w:lang w:bidi="fa-IR"/>
                  </w:rPr>
                </w:ins>
              </m:ctrlPr>
            </m:dPr>
            <m:e>
              <m:sSub>
                <m:sSubPr>
                  <m:ctrlPr>
                    <w:ins w:id="1216" w:author="mamad" w:date="2026-02-12T23:47:00Z">
                      <w:rPr>
                        <w:rFonts w:ascii="Cambria Math" w:hAnsi="Cambria Math" w:cs="B Nazanin"/>
                        <w:sz w:val="28"/>
                        <w:szCs w:val="28"/>
                        <w:lang w:bidi="fa-IR"/>
                      </w:rPr>
                    </w:ins>
                  </m:ctrlPr>
                </m:sSubPr>
                <m:e>
                  <m:r>
                    <w:ins w:id="1217" w:author="mamad" w:date="2026-02-12T23:47:00Z">
                      <w:rPr>
                        <w:rFonts w:ascii="Cambria Math" w:hAnsi="Cambria Math" w:cs="B Nazanin"/>
                        <w:sz w:val="28"/>
                        <w:szCs w:val="28"/>
                        <w:lang w:bidi="fa-IR"/>
                      </w:rPr>
                      <m:t>K</m:t>
                    </w:ins>
                  </m:r>
                </m:e>
                <m:sub>
                  <m:r>
                    <w:ins w:id="1218" w:author="mamad" w:date="2026-02-12T23:47:00Z">
                      <w:rPr>
                        <w:rFonts w:ascii="Cambria Math" w:hAnsi="Cambria Math" w:cs="B Nazanin"/>
                        <w:sz w:val="28"/>
                        <w:szCs w:val="28"/>
                        <w:lang w:bidi="fa-IR"/>
                      </w:rPr>
                      <m:t>v</m:t>
                    </w:ins>
                  </m:r>
                </m:sub>
              </m:sSub>
              <m:r>
                <w:ins w:id="1219" w:author="mamad" w:date="2026-02-12T23:47:00Z">
                  <w:rPr>
                    <w:rFonts w:ascii="Cambria Math" w:hAnsi="Cambria Math" w:cs="B Nazanin"/>
                    <w:sz w:val="28"/>
                    <w:szCs w:val="28"/>
                    <w:lang w:bidi="fa-IR"/>
                  </w:rPr>
                  <m:t>⋅1-</m:t>
                </w:ins>
              </m:r>
              <m:sSub>
                <m:sSubPr>
                  <m:ctrlPr>
                    <w:ins w:id="1220" w:author="mamad" w:date="2026-02-12T23:47:00Z">
                      <w:rPr>
                        <w:rFonts w:ascii="Cambria Math" w:hAnsi="Cambria Math" w:cs="B Nazanin"/>
                        <w:sz w:val="28"/>
                        <w:szCs w:val="28"/>
                        <w:lang w:bidi="fa-IR"/>
                      </w:rPr>
                    </w:ins>
                  </m:ctrlPr>
                </m:sSubPr>
                <m:e>
                  <m:r>
                    <w:ins w:id="1221" w:author="mamad" w:date="2026-02-12T23:47:00Z">
                      <w:rPr>
                        <w:rFonts w:ascii="Cambria Math" w:hAnsi="Cambria Math" w:cs="B Nazanin"/>
                        <w:sz w:val="28"/>
                        <w:szCs w:val="28"/>
                        <w:lang w:bidi="fa-IR"/>
                      </w:rPr>
                      <m:t>q</m:t>
                    </w:ins>
                  </m:r>
                </m:e>
                <m:sub>
                  <m:r>
                    <w:ins w:id="1222" w:author="mamad" w:date="2026-02-12T23:47:00Z">
                      <w:rPr>
                        <w:rFonts w:ascii="Cambria Math" w:hAnsi="Cambria Math" w:cs="B Nazanin"/>
                        <w:sz w:val="28"/>
                        <w:szCs w:val="28"/>
                        <w:lang w:bidi="fa-IR"/>
                      </w:rPr>
                      <m:t>out</m:t>
                    </w:ins>
                  </m:r>
                </m:sub>
              </m:sSub>
              <m:r>
                <w:ins w:id="1223" w:author="mamad" w:date="2026-02-12T23:47:00Z">
                  <w:rPr>
                    <w:rFonts w:ascii="Cambria Math" w:hAnsi="Cambria Math" w:cs="B Nazanin"/>
                    <w:sz w:val="28"/>
                    <w:szCs w:val="28"/>
                    <w:lang w:bidi="fa-IR"/>
                  </w:rPr>
                  <m:t>(h)-d</m:t>
                </w:ins>
              </m:r>
            </m:e>
          </m:d>
        </m:oMath>
      </m:oMathPara>
    </w:p>
    <w:p w14:paraId="3A613250" w14:textId="47D05D13" w:rsidR="00BB2583" w:rsidRPr="00307ED9" w:rsidRDefault="00BB2583" w:rsidP="00831D28">
      <w:pPr>
        <w:pStyle w:val="Heading3"/>
        <w:bidi/>
        <w:rPr>
          <w:ins w:id="1224" w:author="mamad" w:date="2026-02-12T23:47:00Z"/>
          <w:lang w:bidi="fa-IR"/>
        </w:rPr>
      </w:pPr>
      <w:bookmarkStart w:id="1225" w:name="_Toc221808048"/>
      <w:ins w:id="1226" w:author="mamad" w:date="2026-02-12T23:47:00Z">
        <w:r w:rsidRPr="00831D28">
          <w:rPr>
            <w:rtl/>
          </w:rPr>
          <w:t>نقطه تعادل جدید</w:t>
        </w:r>
        <w:bookmarkEnd w:id="1225"/>
      </w:ins>
    </w:p>
    <w:p w14:paraId="3DD40D57" w14:textId="77777777" w:rsidR="00BB2583" w:rsidRPr="00E25633" w:rsidRDefault="00BB2583" w:rsidP="00BB2583">
      <w:pPr>
        <w:bidi/>
        <w:rPr>
          <w:ins w:id="1227" w:author="mamad" w:date="2026-02-12T23:47:00Z"/>
          <w:rFonts w:cs="B Nazanin"/>
          <w:lang w:bidi="fa-IR"/>
        </w:rPr>
      </w:pPr>
      <w:ins w:id="1228" w:author="mamad" w:date="2026-02-12T23:47:00Z">
        <w:r w:rsidRPr="00E25633">
          <w:rPr>
            <w:rFonts w:cs="B Nazanin"/>
            <w:rtl/>
          </w:rPr>
          <w:t>نقطه تعادل هنگامی حاصل می‌شود که</w:t>
        </w:r>
        <w:r w:rsidRPr="00E25633">
          <w:rPr>
            <w:rFonts w:cs="B Nazanin"/>
            <w:lang w:bidi="fa-IR"/>
          </w:rPr>
          <w:t>:</w:t>
        </w:r>
      </w:ins>
    </w:p>
    <w:p w14:paraId="0B109A20" w14:textId="1AD2D73D" w:rsidR="00BB2583" w:rsidRPr="00E25633" w:rsidRDefault="00000000" w:rsidP="00BB2583">
      <w:pPr>
        <w:bidi/>
        <w:rPr>
          <w:ins w:id="1229" w:author="mamad" w:date="2026-02-12T23:47:00Z"/>
          <w:rFonts w:cs="B Nazanin"/>
          <w:lang w:bidi="fa-IR"/>
        </w:rPr>
      </w:pPr>
      <m:oMathPara>
        <m:oMath>
          <m:sSub>
            <m:sSubPr>
              <m:ctrlPr>
                <w:ins w:id="1230" w:author="mamad" w:date="2026-02-12T23:47:00Z">
                  <w:rPr>
                    <w:rFonts w:ascii="Cambria Math" w:hAnsi="Cambria Math" w:cs="B Nazanin"/>
                    <w:sz w:val="28"/>
                    <w:szCs w:val="28"/>
                    <w:lang w:bidi="fa-IR"/>
                  </w:rPr>
                </w:ins>
              </m:ctrlPr>
            </m:sSubPr>
            <m:e>
              <m:r>
                <w:ins w:id="1231" w:author="mamad" w:date="2026-02-12T23:47:00Z">
                  <w:rPr>
                    <w:rFonts w:ascii="Cambria Math" w:hAnsi="Cambria Math" w:cs="B Nazanin"/>
                    <w:sz w:val="28"/>
                    <w:szCs w:val="28"/>
                    <w:lang w:bidi="fa-IR"/>
                  </w:rPr>
                  <m:t>K</m:t>
                </w:ins>
              </m:r>
            </m:e>
            <m:sub>
              <m:r>
                <w:ins w:id="1232" w:author="mamad" w:date="2026-02-12T23:47:00Z">
                  <w:rPr>
                    <w:rFonts w:ascii="Cambria Math" w:hAnsi="Cambria Math" w:cs="B Nazanin"/>
                    <w:sz w:val="28"/>
                    <w:szCs w:val="28"/>
                    <w:lang w:bidi="fa-IR"/>
                  </w:rPr>
                  <m:t>v</m:t>
                </w:ins>
              </m:r>
            </m:sub>
          </m:sSub>
          <m:r>
            <w:ins w:id="1233" w:author="mamad" w:date="2026-02-12T23:47:00Z">
              <w:rPr>
                <w:rFonts w:ascii="Cambria Math" w:hAnsi="Cambria Math" w:cs="B Nazanin"/>
                <w:sz w:val="28"/>
                <w:szCs w:val="28"/>
                <w:lang w:bidi="fa-IR"/>
              </w:rPr>
              <m:t>⋅1=</m:t>
            </w:ins>
          </m:r>
          <m:sSub>
            <m:sSubPr>
              <m:ctrlPr>
                <w:ins w:id="1234" w:author="mamad" w:date="2026-02-12T23:47:00Z">
                  <w:rPr>
                    <w:rFonts w:ascii="Cambria Math" w:hAnsi="Cambria Math" w:cs="B Nazanin"/>
                    <w:sz w:val="28"/>
                    <w:szCs w:val="28"/>
                    <w:lang w:bidi="fa-IR"/>
                  </w:rPr>
                </w:ins>
              </m:ctrlPr>
            </m:sSubPr>
            <m:e>
              <m:r>
                <w:ins w:id="1235" w:author="mamad" w:date="2026-02-12T23:47:00Z">
                  <w:rPr>
                    <w:rFonts w:ascii="Cambria Math" w:hAnsi="Cambria Math" w:cs="B Nazanin"/>
                    <w:sz w:val="28"/>
                    <w:szCs w:val="28"/>
                    <w:lang w:bidi="fa-IR"/>
                  </w:rPr>
                  <m:t>q</m:t>
                </w:ins>
              </m:r>
            </m:e>
            <m:sub>
              <m:r>
                <w:ins w:id="1236" w:author="mamad" w:date="2026-02-12T23:47:00Z">
                  <w:rPr>
                    <w:rFonts w:ascii="Cambria Math" w:hAnsi="Cambria Math" w:cs="B Nazanin"/>
                    <w:sz w:val="28"/>
                    <w:szCs w:val="28"/>
                    <w:lang w:bidi="fa-IR"/>
                  </w:rPr>
                  <m:t>out</m:t>
                </w:ins>
              </m:r>
            </m:sub>
          </m:sSub>
          <m:r>
            <w:ins w:id="1237" w:author="mamad" w:date="2026-02-12T23:47:00Z">
              <w:rPr>
                <w:rFonts w:ascii="Cambria Math" w:hAnsi="Cambria Math" w:cs="B Nazanin"/>
                <w:sz w:val="28"/>
                <w:szCs w:val="28"/>
                <w:lang w:bidi="fa-IR"/>
              </w:rPr>
              <m:t>(h)+d</m:t>
            </w:ins>
          </m:r>
          <m:r>
            <w:ins w:id="1238" w:author="mamad" w:date="2026-02-12T23:47:00Z">
              <m:rPr>
                <m:sty m:val="p"/>
              </m:rPr>
              <w:rPr>
                <w:rFonts w:ascii="Cambria Math" w:hAnsi="Cambria Math" w:cs="B Nazanin"/>
                <w:sz w:val="28"/>
                <w:szCs w:val="28"/>
                <w:lang w:bidi="fa-IR"/>
              </w:rPr>
              <w:br/>
            </w:ins>
          </m:r>
        </m:oMath>
      </m:oMathPara>
    </w:p>
    <w:p w14:paraId="16F57719" w14:textId="2BB903E7" w:rsidR="00BB2583" w:rsidRPr="00E25633" w:rsidRDefault="00BB2583" w:rsidP="00BB2583">
      <w:pPr>
        <w:bidi/>
        <w:rPr>
          <w:ins w:id="1239" w:author="mamad" w:date="2026-02-12T23:47:00Z"/>
          <w:rFonts w:cs="B Nazanin"/>
          <w:lang w:bidi="fa-IR"/>
        </w:rPr>
      </w:pPr>
      <w:ins w:id="1240" w:author="mamad" w:date="2026-02-12T23:47:00Z">
        <w:r w:rsidRPr="00E25633">
          <w:rPr>
            <w:rFonts w:cs="B Nazanin"/>
            <w:rtl/>
          </w:rPr>
          <w:t>با توجه به مقادیر عددی مسئله، این معادله در</w:t>
        </w:r>
        <w:r w:rsidRPr="00E25633">
          <w:rPr>
            <w:rFonts w:ascii="Cambria" w:hAnsi="Cambria" w:cs="Cambria" w:hint="cs"/>
            <w:rtl/>
          </w:rPr>
          <w:t> </w:t>
        </w:r>
      </w:ins>
      <m:oMath>
        <m:r>
          <w:ins w:id="1241" w:author="mamad" w:date="2026-02-12T23:47:00Z">
            <w:rPr>
              <w:rFonts w:ascii="Cambria Math" w:hAnsi="Cambria Math" w:cs="B Nazanin"/>
              <w:lang w:bidi="fa-IR"/>
            </w:rPr>
            <m:t>h=8</m:t>
          </w:ins>
        </m:r>
      </m:oMath>
      <w:ins w:id="1242" w:author="mamad" w:date="2026-02-12T23:47:00Z">
        <w:r w:rsidRPr="00E25633">
          <w:rPr>
            <w:rFonts w:cs="B Nazanin"/>
            <w:lang w:bidi="fa-IR"/>
          </w:rPr>
          <w:t> </w:t>
        </w:r>
        <w:r w:rsidRPr="00E25633">
          <w:rPr>
            <w:rFonts w:cs="B Nazanin"/>
            <w:rtl/>
          </w:rPr>
          <w:t>متر برقرار می‌شود</w:t>
        </w:r>
        <w:r w:rsidRPr="00E25633">
          <w:rPr>
            <w:rFonts w:cs="B Nazanin"/>
            <w:lang w:bidi="fa-IR"/>
          </w:rPr>
          <w:t>.</w:t>
        </w:r>
      </w:ins>
    </w:p>
    <w:p w14:paraId="40093B8D" w14:textId="77777777" w:rsidR="000174FC" w:rsidRDefault="00BB2583" w:rsidP="005C461B">
      <w:pPr>
        <w:bidi/>
        <w:rPr>
          <w:rFonts w:cs="B Nazanin"/>
          <w:noProof/>
          <w:rtl/>
        </w:rPr>
      </w:pPr>
      <w:ins w:id="1243" w:author="mamad" w:date="2026-02-12T23:55:00Z">
        <w:r w:rsidRPr="00E25633">
          <w:rPr>
            <w:rFonts w:cs="B Nazanin" w:hint="cs"/>
            <w:rtl/>
            <w:lang w:bidi="fa-IR"/>
          </w:rPr>
          <w:t xml:space="preserve">حالا </w:t>
        </w:r>
        <w:r w:rsidR="0058043B" w:rsidRPr="00E25633">
          <w:rPr>
            <w:rFonts w:cs="B Nazanin" w:hint="cs"/>
            <w:rtl/>
            <w:lang w:bidi="fa-IR"/>
          </w:rPr>
          <w:t xml:space="preserve">فیلتر گذاشتیم : </w:t>
        </w:r>
      </w:ins>
    </w:p>
    <w:p w14:paraId="0177C1C1" w14:textId="15A64C7C" w:rsidR="00BB2583" w:rsidRPr="00E25633" w:rsidRDefault="000174FC" w:rsidP="000174FC">
      <w:pPr>
        <w:bidi/>
        <w:rPr>
          <w:ins w:id="1244" w:author="mamad" w:date="2026-02-12T23:55:00Z"/>
          <w:rFonts w:cs="B Nazanin"/>
          <w:rtl/>
          <w:lang w:bidi="fa-IR"/>
        </w:rPr>
      </w:pPr>
      <w:ins w:id="1245" w:author="mamad" w:date="2026-02-12T23:55:00Z">
        <w:r w:rsidRPr="00307ED9">
          <w:rPr>
            <w:rFonts w:cs="B Nazanin"/>
            <w:noProof/>
          </w:rPr>
          <w:drawing>
            <wp:inline distT="0" distB="0" distL="0" distR="0" wp14:anchorId="07E8CA2F" wp14:editId="08A120DA">
              <wp:extent cx="4953000" cy="2114550"/>
              <wp:effectExtent l="0" t="0" r="0" b="0"/>
              <wp:docPr id="34057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72786" name=""/>
                      <pic:cNvPicPr/>
                    </pic:nvPicPr>
                    <pic:blipFill>
                      <a:blip r:embed="rId27"/>
                      <a:stretch>
                        <a:fillRect/>
                      </a:stretch>
                    </pic:blipFill>
                    <pic:spPr>
                      <a:xfrm>
                        <a:off x="0" y="0"/>
                        <a:ext cx="4953000" cy="2114550"/>
                      </a:xfrm>
                      <a:prstGeom prst="rect">
                        <a:avLst/>
                      </a:prstGeom>
                    </pic:spPr>
                  </pic:pic>
                </a:graphicData>
              </a:graphic>
            </wp:inline>
          </w:drawing>
        </w:r>
      </w:ins>
    </w:p>
    <w:p w14:paraId="3F9F07AE" w14:textId="77777777" w:rsidR="000174FC" w:rsidRDefault="000174FC" w:rsidP="000174FC">
      <w:pPr>
        <w:bidi/>
        <w:rPr>
          <w:rFonts w:cs="B Nazanin"/>
          <w:noProof/>
          <w:rtl/>
        </w:rPr>
      </w:pPr>
    </w:p>
    <w:p w14:paraId="0E6386C8" w14:textId="1135EA44" w:rsidR="0058043B" w:rsidRPr="000174FC" w:rsidRDefault="00765A29" w:rsidP="000174FC">
      <w:pPr>
        <w:bidi/>
        <w:rPr>
          <w:ins w:id="1246" w:author="mamad" w:date="2026-02-13T00:00:00Z"/>
          <w:rFonts w:cs="B Nazanin"/>
          <w:sz w:val="28"/>
          <w:szCs w:val="28"/>
          <w:rtl/>
          <w:lang w:bidi="fa-IR"/>
        </w:rPr>
      </w:pPr>
      <w:ins w:id="1247" w:author="mamad" w:date="2026-02-12T23:55:00Z">
        <w:r w:rsidRPr="00307ED9">
          <w:rPr>
            <w:rFonts w:cs="B Nazanin"/>
            <w:noProof/>
          </w:rPr>
          <w:drawing>
            <wp:anchor distT="0" distB="0" distL="114300" distR="114300" simplePos="0" relativeHeight="251668480" behindDoc="0" locked="0" layoutInCell="1" allowOverlap="1" wp14:anchorId="348E978E" wp14:editId="02510428">
              <wp:simplePos x="0" y="0"/>
              <wp:positionH relativeFrom="margin">
                <wp:posOffset>1064895</wp:posOffset>
              </wp:positionH>
              <wp:positionV relativeFrom="paragraph">
                <wp:posOffset>90805</wp:posOffset>
              </wp:positionV>
              <wp:extent cx="4206240" cy="3781141"/>
              <wp:effectExtent l="0" t="0" r="3810" b="0"/>
              <wp:wrapTopAndBottom/>
              <wp:docPr id="15312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26990" name=""/>
                      <pic:cNvPicPr/>
                    </pic:nvPicPr>
                    <pic:blipFill>
                      <a:blip r:embed="rId28">
                        <a:extLst>
                          <a:ext uri="{28A0092B-C50C-407E-A947-70E740481C1C}">
                            <a14:useLocalDpi xmlns:a14="http://schemas.microsoft.com/office/drawing/2010/main" val="0"/>
                          </a:ext>
                        </a:extLst>
                      </a:blip>
                      <a:stretch>
                        <a:fillRect/>
                      </a:stretch>
                    </pic:blipFill>
                    <pic:spPr>
                      <a:xfrm>
                        <a:off x="0" y="0"/>
                        <a:ext cx="4206240" cy="3781141"/>
                      </a:xfrm>
                      <a:prstGeom prst="rect">
                        <a:avLst/>
                      </a:prstGeom>
                    </pic:spPr>
                  </pic:pic>
                </a:graphicData>
              </a:graphic>
            </wp:anchor>
          </w:drawing>
        </w:r>
        <w:r w:rsidR="0058043B" w:rsidRPr="00E25633">
          <w:rPr>
            <w:rFonts w:cs="B Nazanin" w:hint="cs"/>
            <w:rtl/>
            <w:lang w:bidi="fa-IR"/>
          </w:rPr>
          <w:t xml:space="preserve">همانطور که میبینید </w:t>
        </w:r>
      </w:ins>
      <w:ins w:id="1248" w:author="mamad" w:date="2026-02-12T23:56:00Z">
        <w:r w:rsidR="0058043B" w:rsidRPr="00E25633">
          <w:rPr>
            <w:rFonts w:cs="B Nazanin" w:hint="cs"/>
            <w:rtl/>
            <w:lang w:bidi="fa-IR"/>
          </w:rPr>
          <w:t>تاثیر بسیار بدی رو اورشوت دارد</w:t>
        </w:r>
      </w:ins>
      <w:ins w:id="1249" w:author="mamad" w:date="2026-02-12T23:59:00Z">
        <w:r w:rsidR="0058043B" w:rsidRPr="00E25633">
          <w:rPr>
            <w:rFonts w:cs="B Nazanin" w:hint="cs"/>
            <w:rtl/>
            <w:lang w:bidi="fa-IR"/>
          </w:rPr>
          <w:t xml:space="preserve"> ولی نویز رو کم کرده</w:t>
        </w:r>
      </w:ins>
      <w:r w:rsidR="005C461B">
        <w:rPr>
          <w:rFonts w:cs="B Nazanin" w:hint="cs"/>
          <w:rtl/>
          <w:lang w:bidi="fa-IR"/>
        </w:rPr>
        <w:t xml:space="preserve"> </w:t>
      </w:r>
      <w:ins w:id="1250" w:author="mamad" w:date="2026-02-12T23:58:00Z">
        <w:r w:rsidR="0058043B" w:rsidRPr="00E25633">
          <w:rPr>
            <w:rFonts w:cs="B Nazanin" w:hint="cs"/>
            <w:rtl/>
            <w:lang w:bidi="fa-IR"/>
          </w:rPr>
          <w:t xml:space="preserve">و همینطور تاثیری روی حد پایین ما نداشته که دلیلش مشخص است به خاطر این است </w:t>
        </w:r>
      </w:ins>
      <w:r w:rsidR="005C461B">
        <w:rPr>
          <w:rFonts w:cs="B Nazanin" w:hint="cs"/>
          <w:rtl/>
          <w:lang w:bidi="fa-IR"/>
        </w:rPr>
        <w:t xml:space="preserve">که </w:t>
      </w:r>
      <w:ins w:id="1251" w:author="mamad" w:date="2026-02-12T23:58:00Z">
        <w:r w:rsidR="0058043B" w:rsidRPr="00E25633">
          <w:rPr>
            <w:rFonts w:cs="B Nazanin"/>
            <w:rtl/>
          </w:rPr>
          <w:t xml:space="preserve">فیلتر پایین‌گذر تنها بر روی کیفیت سیگنال اندازه‌گیری (حذف نویز فرکانس بالا) تاثیر </w:t>
        </w:r>
        <w:r w:rsidR="0058043B" w:rsidRPr="00E25633">
          <w:rPr>
            <w:rFonts w:cs="B Nazanin"/>
            <w:rtl/>
          </w:rPr>
          <w:lastRenderedPageBreak/>
          <w:t xml:space="preserve">دارد و تغییری در قدرت فیزیکی عملگرها ایجاد نمی‌کند. تثبیت خروجی روی عدد </w:t>
        </w:r>
        <w:r w:rsidR="0058043B" w:rsidRPr="00E25633">
          <w:rPr>
            <w:rFonts w:cs="B Nazanin"/>
            <w:rtl/>
            <w:lang w:bidi="fa-IR"/>
          </w:rPr>
          <w:t>۸ (</w:t>
        </w:r>
        <w:r w:rsidR="0058043B" w:rsidRPr="00E25633">
          <w:rPr>
            <w:rFonts w:cs="B Nazanin"/>
            <w:rtl/>
          </w:rPr>
          <w:t xml:space="preserve">به جای </w:t>
        </w:r>
        <w:r w:rsidR="0058043B" w:rsidRPr="00E25633">
          <w:rPr>
            <w:rFonts w:cs="B Nazanin"/>
            <w:rtl/>
            <w:lang w:bidi="fa-IR"/>
          </w:rPr>
          <w:t xml:space="preserve">۱۰) </w:t>
        </w:r>
        <w:r w:rsidR="0058043B" w:rsidRPr="00E25633">
          <w:rPr>
            <w:rFonts w:cs="B Nazanin"/>
            <w:rtl/>
          </w:rPr>
          <w:t>ناشی از اشباع عملگر</w:t>
        </w:r>
        <w:r w:rsidR="0058043B" w:rsidRPr="00E25633">
          <w:rPr>
            <w:rFonts w:cs="B Nazanin"/>
            <w:lang w:bidi="fa-IR"/>
          </w:rPr>
          <w:t xml:space="preserve"> </w:t>
        </w:r>
        <w:r w:rsidR="0058043B" w:rsidRPr="00E25633">
          <w:rPr>
            <w:rFonts w:cs="B Nazanin"/>
            <w:rtl/>
          </w:rPr>
          <w:t>است؛ بدین معنی که دبی ورودی حتی در حالت بازشدگی کامل شیر، توانایی جبران دبی خروجی ناشی از اغتشاش شدید را ندارد. بنابراین فیلتر نمی‌تواند خطای ناشی از محدودیت فیزیکی سیستم را رفع کند</w:t>
        </w:r>
        <w:r w:rsidR="0058043B" w:rsidRPr="00E25633">
          <w:rPr>
            <w:rFonts w:cs="B Nazanin"/>
            <w:lang w:bidi="fa-IR"/>
          </w:rPr>
          <w:t>.</w:t>
        </w:r>
      </w:ins>
      <w:r w:rsidR="005C461B">
        <w:rPr>
          <w:rFonts w:cs="B Nazanin" w:hint="cs"/>
          <w:rtl/>
          <w:lang w:bidi="fa-IR"/>
        </w:rPr>
        <w:t xml:space="preserve"> </w:t>
      </w:r>
      <w:ins w:id="1252" w:author="mamad" w:date="2026-02-12T23:59:00Z">
        <w:r w:rsidR="0058043B" w:rsidRPr="00E25633">
          <w:rPr>
            <w:rFonts w:cs="B Nazanin" w:hint="cs"/>
            <w:rtl/>
            <w:lang w:bidi="fa-IR"/>
          </w:rPr>
          <w:t>تنها کاری که برای ح</w:t>
        </w:r>
      </w:ins>
      <w:ins w:id="1253" w:author="mamad" w:date="2026-02-13T00:00:00Z">
        <w:r w:rsidR="0058043B" w:rsidRPr="00E25633">
          <w:rPr>
            <w:rFonts w:cs="B Nazanin" w:hint="cs"/>
            <w:rtl/>
            <w:lang w:bidi="fa-IR"/>
          </w:rPr>
          <w:t>ل مشخص دوم به نظرم میرس</w:t>
        </w:r>
      </w:ins>
      <w:r w:rsidR="005C461B">
        <w:rPr>
          <w:rFonts w:cs="B Nazanin" w:hint="cs"/>
          <w:rtl/>
          <w:lang w:bidi="fa-IR"/>
        </w:rPr>
        <w:t>د</w:t>
      </w:r>
      <w:ins w:id="1254" w:author="mamad" w:date="2026-02-13T00:00:00Z">
        <w:r w:rsidR="0058043B" w:rsidRPr="00E25633">
          <w:rPr>
            <w:rFonts w:cs="B Nazanin" w:hint="cs"/>
            <w:rtl/>
            <w:lang w:bidi="fa-IR"/>
          </w:rPr>
          <w:t xml:space="preserve"> افزایش ظرفیت شیر ورودی است</w:t>
        </w:r>
      </w:ins>
      <w:r w:rsidR="005C461B">
        <w:rPr>
          <w:rFonts w:cs="B Nazanin" w:hint="cs"/>
          <w:rtl/>
          <w:lang w:bidi="fa-IR"/>
        </w:rPr>
        <w:t>.</w:t>
      </w:r>
    </w:p>
    <w:p w14:paraId="5ECF62F1" w14:textId="6D05C3D0" w:rsidR="0058043B" w:rsidRDefault="0058043B" w:rsidP="000174FC">
      <w:pPr>
        <w:bidi/>
        <w:rPr>
          <w:rFonts w:cs="B Nazanin"/>
          <w:rtl/>
          <w:lang w:bidi="fa-IR"/>
        </w:rPr>
      </w:pPr>
      <w:ins w:id="1255" w:author="mamad" w:date="2026-02-13T00:00:00Z">
        <w:r w:rsidRPr="00E25633">
          <w:rPr>
            <w:rFonts w:cs="B Nazanin" w:hint="cs"/>
            <w:rtl/>
            <w:lang w:bidi="fa-IR"/>
          </w:rPr>
          <w:t>ولی برای مشکل اول راه حل وجود دارد :</w:t>
        </w:r>
      </w:ins>
      <w:ins w:id="1256" w:author="mamad" w:date="2026-02-13T00:01:00Z">
        <w:r w:rsidRPr="00E25633">
          <w:rPr>
            <w:rFonts w:cs="B Nazanin" w:hint="eastAsia"/>
            <w:rtl/>
            <w:lang w:bidi="fa-IR"/>
            <w:rPrChange w:id="1257" w:author="mamad" w:date="2026-02-13T00:08:00Z">
              <w:rPr>
                <w:rFonts w:hint="eastAsia"/>
                <w:rtl/>
                <w:lang w:bidi="fa-IR"/>
              </w:rPr>
            </w:rPrChange>
          </w:rPr>
          <w:t>راه</w:t>
        </w:r>
        <w:r w:rsidRPr="00E25633">
          <w:rPr>
            <w:rFonts w:cs="B Nazanin"/>
            <w:rtl/>
            <w:lang w:bidi="fa-IR"/>
            <w:rPrChange w:id="1258" w:author="mamad" w:date="2026-02-13T00:08:00Z">
              <w:rPr>
                <w:rtl/>
                <w:lang w:bidi="fa-IR"/>
              </w:rPr>
            </w:rPrChange>
          </w:rPr>
          <w:t xml:space="preserve"> حل اول سر</w:t>
        </w:r>
        <w:r w:rsidRPr="00E25633">
          <w:rPr>
            <w:rFonts w:cs="B Nazanin" w:hint="cs"/>
            <w:rtl/>
            <w:lang w:bidi="fa-IR"/>
            <w:rPrChange w:id="1259" w:author="mamad" w:date="2026-02-13T00:08:00Z">
              <w:rPr>
                <w:rFonts w:hint="cs"/>
                <w:rtl/>
                <w:lang w:bidi="fa-IR"/>
              </w:rPr>
            </w:rPrChange>
          </w:rPr>
          <w:t>ی</w:t>
        </w:r>
        <w:r w:rsidRPr="00E25633">
          <w:rPr>
            <w:rFonts w:cs="B Nazanin" w:hint="eastAsia"/>
            <w:rtl/>
            <w:lang w:bidi="fa-IR"/>
            <w:rPrChange w:id="1260" w:author="mamad" w:date="2026-02-13T00:08:00Z">
              <w:rPr>
                <w:rFonts w:hint="eastAsia"/>
                <w:rtl/>
                <w:lang w:bidi="fa-IR"/>
              </w:rPr>
            </w:rPrChange>
          </w:rPr>
          <w:t>ع</w:t>
        </w:r>
        <w:r w:rsidRPr="00E25633">
          <w:rPr>
            <w:rFonts w:cs="B Nazanin"/>
            <w:rtl/>
            <w:lang w:bidi="fa-IR"/>
            <w:rPrChange w:id="1261" w:author="mamad" w:date="2026-02-13T00:08:00Z">
              <w:rPr>
                <w:rtl/>
                <w:lang w:bidi="fa-IR"/>
              </w:rPr>
            </w:rPrChange>
          </w:rPr>
          <w:t xml:space="preserve"> تر کردن ف</w:t>
        </w:r>
        <w:r w:rsidRPr="00E25633">
          <w:rPr>
            <w:rFonts w:cs="B Nazanin" w:hint="cs"/>
            <w:rtl/>
            <w:lang w:bidi="fa-IR"/>
            <w:rPrChange w:id="1262" w:author="mamad" w:date="2026-02-13T00:08:00Z">
              <w:rPr>
                <w:rFonts w:hint="cs"/>
                <w:rtl/>
                <w:lang w:bidi="fa-IR"/>
              </w:rPr>
            </w:rPrChange>
          </w:rPr>
          <w:t>ی</w:t>
        </w:r>
        <w:r w:rsidRPr="00E25633">
          <w:rPr>
            <w:rFonts w:cs="B Nazanin" w:hint="eastAsia"/>
            <w:rtl/>
            <w:lang w:bidi="fa-IR"/>
            <w:rPrChange w:id="1263" w:author="mamad" w:date="2026-02-13T00:08:00Z">
              <w:rPr>
                <w:rFonts w:hint="eastAsia"/>
                <w:rtl/>
                <w:lang w:bidi="fa-IR"/>
              </w:rPr>
            </w:rPrChange>
          </w:rPr>
          <w:t>لتر</w:t>
        </w:r>
        <w:r w:rsidRPr="00E25633">
          <w:rPr>
            <w:rFonts w:cs="B Nazanin"/>
            <w:rtl/>
            <w:lang w:bidi="fa-IR"/>
            <w:rPrChange w:id="1264" w:author="mamad" w:date="2026-02-13T00:08:00Z">
              <w:rPr>
                <w:rtl/>
                <w:lang w:bidi="fa-IR"/>
              </w:rPr>
            </w:rPrChange>
          </w:rPr>
          <w:t xml:space="preserve"> </w:t>
        </w:r>
        <w:r w:rsidRPr="00E25633">
          <w:rPr>
            <w:rFonts w:cs="B Nazanin" w:hint="cs"/>
            <w:rtl/>
            <w:lang w:bidi="fa-IR"/>
            <w:rPrChange w:id="1265" w:author="mamad" w:date="2026-02-13T00:08:00Z">
              <w:rPr>
                <w:rFonts w:hint="cs"/>
                <w:rtl/>
                <w:lang w:bidi="fa-IR"/>
              </w:rPr>
            </w:rPrChange>
          </w:rPr>
          <w:t>ی</w:t>
        </w:r>
        <w:r w:rsidRPr="00E25633">
          <w:rPr>
            <w:rFonts w:cs="B Nazanin" w:hint="eastAsia"/>
            <w:rtl/>
            <w:lang w:bidi="fa-IR"/>
            <w:rPrChange w:id="1266" w:author="mamad" w:date="2026-02-13T00:08:00Z">
              <w:rPr>
                <w:rFonts w:hint="eastAsia"/>
                <w:rtl/>
                <w:lang w:bidi="fa-IR"/>
              </w:rPr>
            </w:rPrChange>
          </w:rPr>
          <w:t>عن</w:t>
        </w:r>
        <w:r w:rsidRPr="00E25633">
          <w:rPr>
            <w:rFonts w:cs="B Nazanin" w:hint="cs"/>
            <w:rtl/>
            <w:lang w:bidi="fa-IR"/>
            <w:rPrChange w:id="1267" w:author="mamad" w:date="2026-02-13T00:08:00Z">
              <w:rPr>
                <w:rFonts w:hint="cs"/>
                <w:rtl/>
                <w:lang w:bidi="fa-IR"/>
              </w:rPr>
            </w:rPrChange>
          </w:rPr>
          <w:t>ی</w:t>
        </w:r>
        <w:r w:rsidRPr="00E25633">
          <w:rPr>
            <w:rFonts w:cs="B Nazanin"/>
            <w:rtl/>
            <w:lang w:bidi="fa-IR"/>
            <w:rPrChange w:id="1268" w:author="mamad" w:date="2026-02-13T00:08:00Z">
              <w:rPr>
                <w:rtl/>
                <w:lang w:bidi="fa-IR"/>
              </w:rPr>
            </w:rPrChange>
          </w:rPr>
          <w:t xml:space="preserve"> ضر</w:t>
        </w:r>
        <w:r w:rsidRPr="00E25633">
          <w:rPr>
            <w:rFonts w:cs="B Nazanin" w:hint="cs"/>
            <w:rtl/>
            <w:lang w:bidi="fa-IR"/>
            <w:rPrChange w:id="1269" w:author="mamad" w:date="2026-02-13T00:08:00Z">
              <w:rPr>
                <w:rFonts w:hint="cs"/>
                <w:rtl/>
                <w:lang w:bidi="fa-IR"/>
              </w:rPr>
            </w:rPrChange>
          </w:rPr>
          <w:t>ی</w:t>
        </w:r>
        <w:r w:rsidRPr="00E25633">
          <w:rPr>
            <w:rFonts w:cs="B Nazanin" w:hint="eastAsia"/>
            <w:rtl/>
            <w:lang w:bidi="fa-IR"/>
            <w:rPrChange w:id="1270" w:author="mamad" w:date="2026-02-13T00:08:00Z">
              <w:rPr>
                <w:rFonts w:hint="eastAsia"/>
                <w:rtl/>
                <w:lang w:bidi="fa-IR"/>
              </w:rPr>
            </w:rPrChange>
          </w:rPr>
          <w:t>ب</w:t>
        </w:r>
        <w:r w:rsidRPr="00E25633">
          <w:rPr>
            <w:rFonts w:cs="B Nazanin"/>
            <w:rtl/>
            <w:lang w:bidi="fa-IR"/>
            <w:rPrChange w:id="1271" w:author="mamad" w:date="2026-02-13T00:08:00Z">
              <w:rPr>
                <w:rtl/>
                <w:lang w:bidi="fa-IR"/>
              </w:rPr>
            </w:rPrChange>
          </w:rPr>
          <w:t xml:space="preserve"> </w:t>
        </w:r>
        <w:r w:rsidRPr="00E25633">
          <w:rPr>
            <w:rFonts w:cs="B Nazanin"/>
            <w:lang w:bidi="fa-IR"/>
            <w:rPrChange w:id="1272" w:author="mamad" w:date="2026-02-13T00:08:00Z">
              <w:rPr>
                <w:lang w:bidi="fa-IR"/>
              </w:rPr>
            </w:rPrChange>
          </w:rPr>
          <w:t xml:space="preserve">s </w:t>
        </w:r>
        <w:r w:rsidRPr="00E25633">
          <w:rPr>
            <w:rFonts w:cs="B Nazanin"/>
            <w:rtl/>
            <w:lang w:bidi="fa-IR"/>
            <w:rPrChange w:id="1273" w:author="mamad" w:date="2026-02-13T00:08:00Z">
              <w:rPr>
                <w:rtl/>
                <w:lang w:bidi="fa-IR"/>
              </w:rPr>
            </w:rPrChange>
          </w:rPr>
          <w:t xml:space="preserve"> مخرج رو کمتر کن</w:t>
        </w:r>
        <w:r w:rsidRPr="00E25633">
          <w:rPr>
            <w:rFonts w:cs="B Nazanin" w:hint="cs"/>
            <w:rtl/>
            <w:lang w:bidi="fa-IR"/>
            <w:rPrChange w:id="1274" w:author="mamad" w:date="2026-02-13T00:08:00Z">
              <w:rPr>
                <w:rFonts w:hint="cs"/>
                <w:rtl/>
                <w:lang w:bidi="fa-IR"/>
              </w:rPr>
            </w:rPrChange>
          </w:rPr>
          <w:t>ی</w:t>
        </w:r>
        <w:r w:rsidRPr="00E25633">
          <w:rPr>
            <w:rFonts w:cs="B Nazanin" w:hint="eastAsia"/>
            <w:rtl/>
            <w:lang w:bidi="fa-IR"/>
            <w:rPrChange w:id="1275" w:author="mamad" w:date="2026-02-13T00:08:00Z">
              <w:rPr>
                <w:rFonts w:hint="eastAsia"/>
                <w:rtl/>
                <w:lang w:bidi="fa-IR"/>
              </w:rPr>
            </w:rPrChange>
          </w:rPr>
          <w:t>م</w:t>
        </w:r>
      </w:ins>
      <w:ins w:id="1276" w:author="mamad" w:date="2026-02-13T00:02:00Z">
        <w:r w:rsidRPr="00E25633">
          <w:rPr>
            <w:rFonts w:cs="B Nazanin"/>
            <w:rtl/>
            <w:lang w:bidi="fa-IR"/>
            <w:rPrChange w:id="1277" w:author="mamad" w:date="2026-02-13T00:08:00Z">
              <w:rPr>
                <w:rtl/>
                <w:lang w:bidi="fa-IR"/>
              </w:rPr>
            </w:rPrChange>
          </w:rPr>
          <w:t xml:space="preserve"> ول</w:t>
        </w:r>
        <w:r w:rsidRPr="00E25633">
          <w:rPr>
            <w:rFonts w:cs="B Nazanin" w:hint="cs"/>
            <w:rtl/>
            <w:lang w:bidi="fa-IR"/>
            <w:rPrChange w:id="1278" w:author="mamad" w:date="2026-02-13T00:08:00Z">
              <w:rPr>
                <w:rFonts w:hint="cs"/>
                <w:rtl/>
                <w:lang w:bidi="fa-IR"/>
              </w:rPr>
            </w:rPrChange>
          </w:rPr>
          <w:t>ی</w:t>
        </w:r>
        <w:r w:rsidRPr="00E25633">
          <w:rPr>
            <w:rFonts w:cs="B Nazanin"/>
            <w:rtl/>
            <w:lang w:bidi="fa-IR"/>
            <w:rPrChange w:id="1279" w:author="mamad" w:date="2026-02-13T00:08:00Z">
              <w:rPr>
                <w:rtl/>
                <w:lang w:bidi="fa-IR"/>
              </w:rPr>
            </w:rPrChange>
          </w:rPr>
          <w:t xml:space="preserve"> مشکل</w:t>
        </w:r>
        <w:r w:rsidRPr="00E25633">
          <w:rPr>
            <w:rFonts w:cs="B Nazanin" w:hint="cs"/>
            <w:rtl/>
            <w:lang w:bidi="fa-IR"/>
            <w:rPrChange w:id="1280" w:author="mamad" w:date="2026-02-13T00:08:00Z">
              <w:rPr>
                <w:rFonts w:hint="cs"/>
                <w:rtl/>
                <w:lang w:bidi="fa-IR"/>
              </w:rPr>
            </w:rPrChange>
          </w:rPr>
          <w:t>ی</w:t>
        </w:r>
        <w:r w:rsidRPr="00E25633">
          <w:rPr>
            <w:rFonts w:cs="B Nazanin"/>
            <w:rtl/>
            <w:lang w:bidi="fa-IR"/>
            <w:rPrChange w:id="1281" w:author="mamad" w:date="2026-02-13T00:08:00Z">
              <w:rPr>
                <w:rtl/>
                <w:lang w:bidi="fa-IR"/>
              </w:rPr>
            </w:rPrChange>
          </w:rPr>
          <w:t xml:space="preserve"> که </w:t>
        </w:r>
      </w:ins>
      <w:r w:rsidR="00765A29">
        <w:rPr>
          <w:rFonts w:cs="B Nazanin" w:hint="cs"/>
          <w:rtl/>
          <w:lang w:bidi="fa-IR"/>
        </w:rPr>
        <w:t>در</w:t>
      </w:r>
      <w:ins w:id="1282" w:author="mamad" w:date="2026-02-13T00:02:00Z">
        <w:r w:rsidRPr="00E25633">
          <w:rPr>
            <w:rFonts w:cs="B Nazanin"/>
            <w:rtl/>
            <w:lang w:bidi="fa-IR"/>
            <w:rPrChange w:id="1283" w:author="mamad" w:date="2026-02-13T00:08:00Z">
              <w:rPr>
                <w:rtl/>
                <w:lang w:bidi="fa-IR"/>
              </w:rPr>
            </w:rPrChange>
          </w:rPr>
          <w:t xml:space="preserve"> خروج</w:t>
        </w:r>
        <w:r w:rsidRPr="00E25633">
          <w:rPr>
            <w:rFonts w:cs="B Nazanin" w:hint="cs"/>
            <w:rtl/>
            <w:lang w:bidi="fa-IR"/>
            <w:rPrChange w:id="1284" w:author="mamad" w:date="2026-02-13T00:08:00Z">
              <w:rPr>
                <w:rFonts w:hint="cs"/>
                <w:rtl/>
                <w:lang w:bidi="fa-IR"/>
              </w:rPr>
            </w:rPrChange>
          </w:rPr>
          <w:t>ی</w:t>
        </w:r>
        <w:r w:rsidRPr="00E25633">
          <w:rPr>
            <w:rFonts w:cs="B Nazanin"/>
            <w:rtl/>
            <w:lang w:bidi="fa-IR"/>
            <w:rPrChange w:id="1285" w:author="mamad" w:date="2026-02-13T00:08:00Z">
              <w:rPr>
                <w:rtl/>
                <w:lang w:bidi="fa-IR"/>
              </w:rPr>
            </w:rPrChange>
          </w:rPr>
          <w:t xml:space="preserve"> د</w:t>
        </w:r>
        <w:r w:rsidRPr="00E25633">
          <w:rPr>
            <w:rFonts w:cs="B Nazanin" w:hint="cs"/>
            <w:rtl/>
            <w:lang w:bidi="fa-IR"/>
            <w:rPrChange w:id="1286" w:author="mamad" w:date="2026-02-13T00:08:00Z">
              <w:rPr>
                <w:rFonts w:hint="cs"/>
                <w:rtl/>
                <w:lang w:bidi="fa-IR"/>
              </w:rPr>
            </w:rPrChange>
          </w:rPr>
          <w:t>ی</w:t>
        </w:r>
        <w:r w:rsidRPr="00E25633">
          <w:rPr>
            <w:rFonts w:cs="B Nazanin" w:hint="eastAsia"/>
            <w:rtl/>
            <w:lang w:bidi="fa-IR"/>
            <w:rPrChange w:id="1287" w:author="mamad" w:date="2026-02-13T00:08:00Z">
              <w:rPr>
                <w:rFonts w:hint="eastAsia"/>
                <w:rtl/>
                <w:lang w:bidi="fa-IR"/>
              </w:rPr>
            </w:rPrChange>
          </w:rPr>
          <w:t>دم</w:t>
        </w:r>
        <w:r w:rsidRPr="00E25633">
          <w:rPr>
            <w:rFonts w:cs="B Nazanin"/>
            <w:rtl/>
            <w:lang w:bidi="fa-IR"/>
            <w:rPrChange w:id="1288" w:author="mamad" w:date="2026-02-13T00:08:00Z">
              <w:rPr>
                <w:rtl/>
                <w:lang w:bidi="fa-IR"/>
              </w:rPr>
            </w:rPrChange>
          </w:rPr>
          <w:t xml:space="preserve"> </w:t>
        </w:r>
        <w:r w:rsidR="000174FC" w:rsidRPr="000174FC">
          <w:rPr>
            <w:rFonts w:cs="B Nazanin"/>
            <w:rtl/>
            <w:lang w:bidi="fa-IR"/>
            <w:rPrChange w:id="1289" w:author="mamad" w:date="2026-02-13T00:08:00Z">
              <w:rPr>
                <w:rtl/>
                <w:lang w:bidi="fa-IR"/>
              </w:rPr>
            </w:rPrChange>
          </w:rPr>
          <w:t>ا</w:t>
        </w:r>
        <w:r w:rsidR="000174FC" w:rsidRPr="000174FC">
          <w:rPr>
            <w:rFonts w:cs="B Nazanin" w:hint="cs"/>
            <w:rtl/>
            <w:lang w:bidi="fa-IR"/>
            <w:rPrChange w:id="1290" w:author="mamad" w:date="2026-02-13T00:08:00Z">
              <w:rPr>
                <w:rFonts w:hint="cs"/>
                <w:rtl/>
                <w:lang w:bidi="fa-IR"/>
              </w:rPr>
            </w:rPrChange>
          </w:rPr>
          <w:t>ی</w:t>
        </w:r>
        <w:r w:rsidR="000174FC" w:rsidRPr="000174FC">
          <w:rPr>
            <w:rFonts w:cs="B Nazanin" w:hint="eastAsia"/>
            <w:rtl/>
            <w:lang w:bidi="fa-IR"/>
            <w:rPrChange w:id="1291" w:author="mamad" w:date="2026-02-13T00:08:00Z">
              <w:rPr>
                <w:rFonts w:hint="eastAsia"/>
                <w:rtl/>
                <w:lang w:bidi="fa-IR"/>
              </w:rPr>
            </w:rPrChange>
          </w:rPr>
          <w:t>ن</w:t>
        </w:r>
        <w:r w:rsidR="000174FC" w:rsidRPr="000174FC">
          <w:rPr>
            <w:rFonts w:cs="B Nazanin"/>
            <w:rtl/>
            <w:lang w:bidi="fa-IR"/>
            <w:rPrChange w:id="1292" w:author="mamad" w:date="2026-02-13T00:08:00Z">
              <w:rPr>
                <w:rtl/>
                <w:lang w:bidi="fa-IR"/>
              </w:rPr>
            </w:rPrChange>
          </w:rPr>
          <w:t xml:space="preserve"> بود که قدرت ف</w:t>
        </w:r>
        <w:r w:rsidR="000174FC" w:rsidRPr="000174FC">
          <w:rPr>
            <w:rFonts w:cs="B Nazanin" w:hint="cs"/>
            <w:rtl/>
            <w:lang w:bidi="fa-IR"/>
            <w:rPrChange w:id="1293" w:author="mamad" w:date="2026-02-13T00:08:00Z">
              <w:rPr>
                <w:rFonts w:hint="cs"/>
                <w:rtl/>
                <w:lang w:bidi="fa-IR"/>
              </w:rPr>
            </w:rPrChange>
          </w:rPr>
          <w:t>ی</w:t>
        </w:r>
        <w:r w:rsidR="000174FC" w:rsidRPr="000174FC">
          <w:rPr>
            <w:rFonts w:cs="B Nazanin" w:hint="eastAsia"/>
            <w:rtl/>
            <w:lang w:bidi="fa-IR"/>
            <w:rPrChange w:id="1294" w:author="mamad" w:date="2026-02-13T00:08:00Z">
              <w:rPr>
                <w:rFonts w:hint="eastAsia"/>
                <w:rtl/>
                <w:lang w:bidi="fa-IR"/>
              </w:rPr>
            </w:rPrChange>
          </w:rPr>
          <w:t>لتر</w:t>
        </w:r>
        <w:r w:rsidR="000174FC" w:rsidRPr="000174FC">
          <w:rPr>
            <w:rFonts w:cs="B Nazanin"/>
            <w:rtl/>
            <w:lang w:bidi="fa-IR"/>
            <w:rPrChange w:id="1295" w:author="mamad" w:date="2026-02-13T00:08:00Z">
              <w:rPr>
                <w:rtl/>
                <w:lang w:bidi="fa-IR"/>
              </w:rPr>
            </w:rPrChange>
          </w:rPr>
          <w:t xml:space="preserve"> کردنش کم م</w:t>
        </w:r>
        <w:r w:rsidR="000174FC" w:rsidRPr="000174FC">
          <w:rPr>
            <w:rFonts w:cs="B Nazanin" w:hint="cs"/>
            <w:rtl/>
            <w:lang w:bidi="fa-IR"/>
            <w:rPrChange w:id="1296" w:author="mamad" w:date="2026-02-13T00:08:00Z">
              <w:rPr>
                <w:rFonts w:hint="cs"/>
                <w:rtl/>
                <w:lang w:bidi="fa-IR"/>
              </w:rPr>
            </w:rPrChange>
          </w:rPr>
          <w:t>ی</w:t>
        </w:r>
        <w:r w:rsidR="000174FC" w:rsidRPr="000174FC">
          <w:rPr>
            <w:rFonts w:cs="B Nazanin" w:hint="eastAsia"/>
            <w:rtl/>
            <w:lang w:bidi="fa-IR"/>
            <w:rPrChange w:id="1297" w:author="mamad" w:date="2026-02-13T00:08:00Z">
              <w:rPr>
                <w:rFonts w:hint="eastAsia"/>
                <w:rtl/>
                <w:lang w:bidi="fa-IR"/>
              </w:rPr>
            </w:rPrChange>
          </w:rPr>
          <w:t>ش</w:t>
        </w:r>
      </w:ins>
      <w:r w:rsidR="000174FC" w:rsidRPr="000174FC">
        <w:rPr>
          <w:rFonts w:cs="B Nazanin" w:hint="cs"/>
          <w:rtl/>
          <w:lang w:bidi="fa-IR"/>
        </w:rPr>
        <w:t>ود.</w:t>
      </w:r>
    </w:p>
    <w:p w14:paraId="6819B00C" w14:textId="072BC95B" w:rsidR="000174FC" w:rsidRPr="00E25633" w:rsidRDefault="000174FC" w:rsidP="000174FC">
      <w:pPr>
        <w:bidi/>
        <w:rPr>
          <w:ins w:id="1298" w:author="mamad" w:date="2026-02-13T00:01:00Z"/>
          <w:rFonts w:cs="B Nazanin"/>
          <w:rtl/>
          <w:lang w:bidi="fa-IR"/>
          <w:rPrChange w:id="1299" w:author="mamad" w:date="2026-02-13T00:08:00Z">
            <w:rPr>
              <w:ins w:id="1300" w:author="mamad" w:date="2026-02-13T00:01:00Z"/>
              <w:rtl/>
              <w:lang w:bidi="fa-IR"/>
            </w:rPr>
          </w:rPrChange>
        </w:rPr>
      </w:pPr>
    </w:p>
    <w:p w14:paraId="5F09A075" w14:textId="7D65140A" w:rsidR="0058043B" w:rsidRPr="00307ED9" w:rsidRDefault="0058043B" w:rsidP="0058043B">
      <w:pPr>
        <w:bidi/>
        <w:rPr>
          <w:ins w:id="1301" w:author="mamad" w:date="2026-02-13T00:02:00Z"/>
          <w:rFonts w:cs="B Nazanin"/>
          <w:sz w:val="28"/>
          <w:szCs w:val="28"/>
          <w:rtl/>
          <w:lang w:bidi="fa-IR"/>
        </w:rPr>
      </w:pPr>
      <w:ins w:id="1302" w:author="mamad" w:date="2026-02-13T00:02:00Z">
        <w:r w:rsidRPr="00307ED9">
          <w:rPr>
            <w:rFonts w:cs="B Nazanin"/>
            <w:noProof/>
          </w:rPr>
          <w:drawing>
            <wp:anchor distT="0" distB="0" distL="114300" distR="114300" simplePos="0" relativeHeight="251669504" behindDoc="0" locked="0" layoutInCell="1" allowOverlap="1" wp14:anchorId="23EF2C24" wp14:editId="6ED6B8A0">
              <wp:simplePos x="0" y="0"/>
              <wp:positionH relativeFrom="column">
                <wp:posOffset>1164590</wp:posOffset>
              </wp:positionH>
              <wp:positionV relativeFrom="paragraph">
                <wp:posOffset>2051050</wp:posOffset>
              </wp:positionV>
              <wp:extent cx="3749675" cy="3194050"/>
              <wp:effectExtent l="0" t="0" r="3175" b="6350"/>
              <wp:wrapTopAndBottom/>
              <wp:docPr id="111148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88034" name=""/>
                      <pic:cNvPicPr/>
                    </pic:nvPicPr>
                    <pic:blipFill>
                      <a:blip r:embed="rId29">
                        <a:extLst>
                          <a:ext uri="{28A0092B-C50C-407E-A947-70E740481C1C}">
                            <a14:useLocalDpi xmlns:a14="http://schemas.microsoft.com/office/drawing/2010/main" val="0"/>
                          </a:ext>
                        </a:extLst>
                      </a:blip>
                      <a:stretch>
                        <a:fillRect/>
                      </a:stretch>
                    </pic:blipFill>
                    <pic:spPr>
                      <a:xfrm>
                        <a:off x="0" y="0"/>
                        <a:ext cx="3749675" cy="3194050"/>
                      </a:xfrm>
                      <a:prstGeom prst="rect">
                        <a:avLst/>
                      </a:prstGeom>
                    </pic:spPr>
                  </pic:pic>
                </a:graphicData>
              </a:graphic>
              <wp14:sizeRelH relativeFrom="margin">
                <wp14:pctWidth>0</wp14:pctWidth>
              </wp14:sizeRelH>
              <wp14:sizeRelV relativeFrom="margin">
                <wp14:pctHeight>0</wp14:pctHeight>
              </wp14:sizeRelV>
            </wp:anchor>
          </w:drawing>
        </w:r>
        <w:r w:rsidRPr="00307ED9">
          <w:rPr>
            <w:rFonts w:cs="B Nazanin"/>
            <w:noProof/>
          </w:rPr>
          <w:drawing>
            <wp:inline distT="0" distB="0" distL="0" distR="0" wp14:anchorId="1F1CA263" wp14:editId="288E79EC">
              <wp:extent cx="5095875" cy="2028825"/>
              <wp:effectExtent l="0" t="0" r="9525" b="9525"/>
              <wp:docPr id="182222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0234" name=""/>
                      <pic:cNvPicPr/>
                    </pic:nvPicPr>
                    <pic:blipFill>
                      <a:blip r:embed="rId30"/>
                      <a:stretch>
                        <a:fillRect/>
                      </a:stretch>
                    </pic:blipFill>
                    <pic:spPr>
                      <a:xfrm>
                        <a:off x="0" y="0"/>
                        <a:ext cx="5095875" cy="2028825"/>
                      </a:xfrm>
                      <a:prstGeom prst="rect">
                        <a:avLst/>
                      </a:prstGeom>
                    </pic:spPr>
                  </pic:pic>
                </a:graphicData>
              </a:graphic>
            </wp:inline>
          </w:drawing>
        </w:r>
      </w:ins>
    </w:p>
    <w:p w14:paraId="24BFABBD" w14:textId="7906DFF6" w:rsidR="0058043B" w:rsidRPr="00307ED9" w:rsidRDefault="0058043B" w:rsidP="0058043B">
      <w:pPr>
        <w:bidi/>
        <w:rPr>
          <w:ins w:id="1303" w:author="mamad" w:date="2026-02-13T00:02:00Z"/>
          <w:rFonts w:cs="B Nazanin"/>
          <w:sz w:val="28"/>
          <w:szCs w:val="28"/>
          <w:rtl/>
          <w:lang w:bidi="fa-IR"/>
        </w:rPr>
      </w:pPr>
    </w:p>
    <w:p w14:paraId="4C4A0423" w14:textId="2F6E1B5E" w:rsidR="00B37402" w:rsidRPr="00307ED9" w:rsidRDefault="0058043B" w:rsidP="000038C3">
      <w:pPr>
        <w:bidi/>
        <w:rPr>
          <w:ins w:id="1304" w:author="mamad" w:date="2026-02-13T00:10:00Z"/>
          <w:rFonts w:cs="B Nazanin"/>
          <w:rtl/>
          <w:lang w:bidi="fa-IR"/>
        </w:rPr>
      </w:pPr>
      <w:ins w:id="1305" w:author="mamad" w:date="2026-02-13T00:03:00Z">
        <w:r w:rsidRPr="00E25633">
          <w:rPr>
            <w:rFonts w:cs="B Nazanin" w:hint="cs"/>
            <w:rtl/>
            <w:lang w:bidi="fa-IR"/>
          </w:rPr>
          <w:lastRenderedPageBreak/>
          <w:t xml:space="preserve"> </w:t>
        </w:r>
      </w:ins>
      <w:ins w:id="1306" w:author="mamad" w:date="2026-02-13T00:08:00Z">
        <w:r w:rsidR="00B37402" w:rsidRPr="00E25633">
          <w:rPr>
            <w:rFonts w:cs="B Nazanin" w:hint="cs"/>
            <w:rtl/>
            <w:lang w:bidi="fa-IR"/>
          </w:rPr>
          <w:t xml:space="preserve">مشکل اورشوت درست شد ولی مشکل اثر گذاری فیلتر که اثر کمتری گذاشته باید به مقدار مناسبی برسیم که </w:t>
        </w:r>
      </w:ins>
      <w:ins w:id="1307" w:author="mamad" w:date="2026-02-13T00:09:00Z">
        <w:r w:rsidR="00B37402" w:rsidRPr="00E25633">
          <w:rPr>
            <w:rFonts w:cs="B Nazanin" w:hint="cs"/>
            <w:rtl/>
            <w:lang w:bidi="fa-IR"/>
          </w:rPr>
          <w:t xml:space="preserve">با گذاشتن 0.25 ضریب </w:t>
        </w:r>
        <w:r w:rsidR="00B37402" w:rsidRPr="00E25633">
          <w:rPr>
            <w:rFonts w:cs="B Nazanin"/>
            <w:lang w:bidi="fa-IR"/>
          </w:rPr>
          <w:t xml:space="preserve">s </w:t>
        </w:r>
        <w:r w:rsidR="00B37402" w:rsidRPr="00E25633">
          <w:rPr>
            <w:rFonts w:cs="B Nazanin" w:hint="cs"/>
            <w:rtl/>
            <w:lang w:bidi="fa-IR"/>
          </w:rPr>
          <w:t xml:space="preserve"> به </w:t>
        </w:r>
      </w:ins>
      <w:ins w:id="1308" w:author="mamad" w:date="2026-02-13T00:10:00Z">
        <w:r w:rsidR="00B37402" w:rsidRPr="00E25633">
          <w:rPr>
            <w:rFonts w:cs="B Nazanin" w:hint="cs"/>
            <w:rtl/>
            <w:lang w:bidi="fa-IR"/>
          </w:rPr>
          <w:t>مقدار مناسبی رسیدیم.</w:t>
        </w:r>
      </w:ins>
    </w:p>
    <w:p w14:paraId="21622C4A" w14:textId="77ED0E63" w:rsidR="00B37402" w:rsidRPr="00307ED9" w:rsidRDefault="00B37402" w:rsidP="005C461B">
      <w:pPr>
        <w:bidi/>
        <w:rPr>
          <w:ins w:id="1309" w:author="mamad" w:date="2026-02-13T00:11:00Z"/>
          <w:rFonts w:cs="B Nazanin"/>
          <w:sz w:val="28"/>
          <w:szCs w:val="28"/>
          <w:rtl/>
          <w:lang w:bidi="fa-IR"/>
        </w:rPr>
      </w:pPr>
      <w:ins w:id="1310" w:author="mamad" w:date="2026-02-13T00:10:00Z">
        <w:r w:rsidRPr="00307ED9">
          <w:rPr>
            <w:rFonts w:cs="B Nazanin"/>
            <w:noProof/>
          </w:rPr>
          <w:drawing>
            <wp:inline distT="0" distB="0" distL="0" distR="0" wp14:anchorId="41C71C42" wp14:editId="6D16F5E8">
              <wp:extent cx="5962650" cy="3105150"/>
              <wp:effectExtent l="0" t="0" r="0" b="0"/>
              <wp:docPr id="87949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92044" name=""/>
                      <pic:cNvPicPr/>
                    </pic:nvPicPr>
                    <pic:blipFill rotWithShape="1">
                      <a:blip r:embed="rId31"/>
                      <a:srcRect r="-321" b="7334"/>
                      <a:stretch>
                        <a:fillRect/>
                      </a:stretch>
                    </pic:blipFill>
                    <pic:spPr bwMode="auto">
                      <a:xfrm>
                        <a:off x="0" y="0"/>
                        <a:ext cx="5962650" cy="3105150"/>
                      </a:xfrm>
                      <a:prstGeom prst="rect">
                        <a:avLst/>
                      </a:prstGeom>
                      <a:ln>
                        <a:noFill/>
                      </a:ln>
                      <a:extLst>
                        <a:ext uri="{53640926-AAD7-44D8-BBD7-CCE9431645EC}">
                          <a14:shadowObscured xmlns:a14="http://schemas.microsoft.com/office/drawing/2010/main"/>
                        </a:ext>
                      </a:extLst>
                    </pic:spPr>
                  </pic:pic>
                </a:graphicData>
              </a:graphic>
            </wp:inline>
          </w:drawing>
        </w:r>
      </w:ins>
    </w:p>
    <w:p w14:paraId="0336BBF7" w14:textId="35006A10" w:rsidR="00B37402" w:rsidRPr="005C461B" w:rsidRDefault="00B37402" w:rsidP="00B37402">
      <w:pPr>
        <w:bidi/>
        <w:rPr>
          <w:ins w:id="1311" w:author="mamad" w:date="2026-02-13T00:17:00Z"/>
          <w:rFonts w:cs="B Nazanin"/>
          <w:rtl/>
          <w:lang w:bidi="fa-IR"/>
        </w:rPr>
      </w:pPr>
      <w:ins w:id="1312" w:author="mamad" w:date="2026-02-13T00:11:00Z">
        <w:r w:rsidRPr="005C461B">
          <w:rPr>
            <w:rFonts w:cs="B Nazanin" w:hint="cs"/>
            <w:rtl/>
            <w:lang w:bidi="fa-IR"/>
          </w:rPr>
          <w:t>البته اضافه کر</w:t>
        </w:r>
      </w:ins>
      <w:ins w:id="1313" w:author="mamad" w:date="2026-02-13T00:12:00Z">
        <w:r w:rsidRPr="005C461B">
          <w:rPr>
            <w:rFonts w:cs="B Nazanin" w:hint="cs"/>
            <w:rtl/>
            <w:lang w:bidi="fa-IR"/>
          </w:rPr>
          <w:t>دن این فیلتر سرعت سیستم رو به مقدار زیادی کاهش میده و برای رسیدن مقدار زمانی خوب هم همان مقدار قبلی مناسب است با اینکه نویز بیشتری داریم</w:t>
        </w:r>
      </w:ins>
    </w:p>
    <w:p w14:paraId="54DE93A5" w14:textId="5D0C0A87" w:rsidR="00765A29" w:rsidRPr="00765A29" w:rsidRDefault="00765A29" w:rsidP="00765A29">
      <w:pPr>
        <w:pStyle w:val="Heading1"/>
        <w:bidi/>
        <w:rPr>
          <w:rtl/>
        </w:rPr>
      </w:pPr>
      <w:bookmarkStart w:id="1314" w:name="_Toc221808049"/>
      <w:ins w:id="1315" w:author="mamad" w:date="2026-02-13T00:17:00Z">
        <w:r w:rsidRPr="00765A29">
          <w:rPr>
            <w:rtl/>
          </w:rPr>
          <w:t>ثابت زمانی پر شدن و خالی شدن تانکر آب یک ثانیه</w:t>
        </w:r>
      </w:ins>
      <w:bookmarkEnd w:id="1314"/>
    </w:p>
    <w:p w14:paraId="5F1F2DD9" w14:textId="67481F1D" w:rsidR="00A6087B" w:rsidRPr="005706DF" w:rsidRDefault="00A6087B" w:rsidP="00765A29">
      <w:pPr>
        <w:bidi/>
        <w:rPr>
          <w:ins w:id="1316" w:author="mamad" w:date="2026-02-13T00:23:00Z"/>
          <w:rFonts w:cs="B Nazanin"/>
          <w:lang w:bidi="fa-IR"/>
        </w:rPr>
      </w:pPr>
      <w:ins w:id="1317" w:author="mamad" w:date="2026-02-13T00:17:00Z">
        <w:r w:rsidRPr="005C461B">
          <w:rPr>
            <w:rFonts w:cs="B Nazanin" w:hint="cs"/>
            <w:rtl/>
            <w:lang w:bidi="fa-IR"/>
          </w:rPr>
          <w:t xml:space="preserve">میشود کار های زیادی کرد به نظرم مثلا </w:t>
        </w:r>
      </w:ins>
      <w:ins w:id="1318" w:author="mamad" w:date="2026-02-13T00:21:00Z">
        <w:r w:rsidRPr="005C461B">
          <w:rPr>
            <w:rFonts w:cs="B Nazanin" w:hint="cs"/>
            <w:rtl/>
            <w:lang w:bidi="fa-IR"/>
          </w:rPr>
          <w:t xml:space="preserve">ابعاد </w:t>
        </w:r>
      </w:ins>
      <w:ins w:id="1319" w:author="mamad" w:date="2026-02-13T00:22:00Z">
        <w:r w:rsidRPr="005C461B">
          <w:rPr>
            <w:rFonts w:cs="B Nazanin" w:hint="cs"/>
            <w:rtl/>
            <w:lang w:bidi="fa-IR"/>
          </w:rPr>
          <w:t>رو کوچک کنیم که به نظرم راهکار منطقی ای نیست و نمیتونه توجیه مهندسی ای داشته باشد</w:t>
        </w:r>
      </w:ins>
      <w:r w:rsidR="005C461B">
        <w:rPr>
          <w:rFonts w:cs="B Nazanin" w:hint="cs"/>
          <w:rtl/>
          <w:lang w:bidi="fa-IR"/>
        </w:rPr>
        <w:t>.</w:t>
      </w:r>
      <w:r w:rsidR="005706DF">
        <w:rPr>
          <w:rFonts w:cs="B Nazanin" w:hint="cs"/>
          <w:rtl/>
          <w:lang w:bidi="fa-IR"/>
        </w:rPr>
        <w:t xml:space="preserve"> </w:t>
      </w:r>
      <w:ins w:id="1320" w:author="mamad" w:date="2026-02-13T00:18:00Z">
        <w:r w:rsidRPr="005C461B">
          <w:rPr>
            <w:rFonts w:cs="B Nazanin"/>
            <w:rtl/>
          </w:rPr>
          <w:t xml:space="preserve">اگر اجازه داشته باشیم سخت‌افزار اضافه کنیم، می‌توانیم یک </w:t>
        </w:r>
        <w:r w:rsidRPr="005706DF">
          <w:rPr>
            <w:rFonts w:cs="B Nazanin"/>
            <w:rtl/>
          </w:rPr>
          <w:t>پمپ دوطرفه</w:t>
        </w:r>
        <w:r w:rsidRPr="005C461B">
          <w:rPr>
            <w:rFonts w:cs="B Nazanin"/>
            <w:rtl/>
          </w:rPr>
          <w:t xml:space="preserve"> یا یک پمپ تخلیه بذاریم. در این صورت</w:t>
        </w:r>
        <w:r w:rsidRPr="005C461B">
          <w:rPr>
            <w:rFonts w:cs="B Nazanin"/>
            <w:lang w:bidi="fa-IR"/>
          </w:rPr>
          <w:t xml:space="preserve"> PID </w:t>
        </w:r>
        <w:r w:rsidRPr="005C461B">
          <w:rPr>
            <w:rFonts w:cs="B Nazanin"/>
            <w:rtl/>
          </w:rPr>
          <w:t xml:space="preserve">می‌تونه هم موقع پر شدن آب رو هل بده تو، و هم موقع خالی شدن آب رو بکشه بیرون. اون وقت بدون دست زدن به ابعاد تانک، می‌تونیم زمان تخلیه رو هم </w:t>
        </w:r>
        <w:r w:rsidRPr="005C461B">
          <w:rPr>
            <w:rFonts w:cs="B Nazanin"/>
            <w:rtl/>
            <w:lang w:bidi="fa-IR"/>
          </w:rPr>
          <w:t>۱</w:t>
        </w:r>
        <w:r w:rsidRPr="005C461B">
          <w:rPr>
            <w:rFonts w:cs="B Nazanin"/>
            <w:rtl/>
          </w:rPr>
          <w:t xml:space="preserve"> ثانیه کنیم</w:t>
        </w:r>
        <w:r w:rsidRPr="005C461B">
          <w:rPr>
            <w:rFonts w:cs="B Nazanin"/>
            <w:lang w:bidi="fa-IR"/>
          </w:rPr>
          <w:t>.</w:t>
        </w:r>
      </w:ins>
      <w:r w:rsidR="005706DF">
        <w:rPr>
          <w:rFonts w:cs="B Nazanin" w:hint="cs"/>
          <w:rtl/>
          <w:lang w:bidi="fa-IR"/>
        </w:rPr>
        <w:t xml:space="preserve"> </w:t>
      </w:r>
      <w:ins w:id="1321" w:author="mamad" w:date="2026-02-13T00:23:00Z">
        <w:r w:rsidRPr="005C461B">
          <w:rPr>
            <w:rFonts w:cs="B Nazanin" w:hint="cs"/>
            <w:rtl/>
            <w:lang w:bidi="fa-IR"/>
          </w:rPr>
          <w:t xml:space="preserve">یعنی </w:t>
        </w:r>
        <w:r w:rsidRPr="005706DF">
          <w:rPr>
            <w:rFonts w:cs="B Nazanin"/>
            <w:rtl/>
          </w:rPr>
          <w:t>در شرایطی که تغییر پارامترهای فیزیکی پلنت مقدور یا مقرون‌به‌صرفه نباشد، باید</w:t>
        </w:r>
        <w:r w:rsidRPr="005706DF">
          <w:rPr>
            <w:rFonts w:ascii="Cambria" w:hAnsi="Cambria" w:cs="Cambria" w:hint="cs"/>
            <w:rtl/>
          </w:rPr>
          <w:t> </w:t>
        </w:r>
        <w:r w:rsidRPr="005706DF">
          <w:rPr>
            <w:rFonts w:cs="B Nazanin"/>
            <w:rtl/>
          </w:rPr>
          <w:t>ساختار عملگر</w:t>
        </w:r>
        <w:r w:rsidRPr="005706DF">
          <w:rPr>
            <w:rFonts w:ascii="Cambria" w:hAnsi="Cambria" w:cs="Cambria" w:hint="cs"/>
            <w:rtl/>
          </w:rPr>
          <w:t> </w:t>
        </w:r>
        <w:r w:rsidRPr="005706DF">
          <w:rPr>
            <w:rFonts w:cs="B Nazanin" w:hint="cs"/>
            <w:rtl/>
          </w:rPr>
          <w:t>به‌گونه‌ای</w:t>
        </w:r>
        <w:r w:rsidRPr="005706DF">
          <w:rPr>
            <w:rFonts w:cs="B Nazanin"/>
            <w:rtl/>
          </w:rPr>
          <w:t xml:space="preserve"> </w:t>
        </w:r>
        <w:r w:rsidRPr="005706DF">
          <w:rPr>
            <w:rFonts w:cs="B Nazanin" w:hint="cs"/>
            <w:rtl/>
          </w:rPr>
          <w:t>اصلاح</w:t>
        </w:r>
        <w:r w:rsidRPr="005706DF">
          <w:rPr>
            <w:rFonts w:cs="B Nazanin"/>
            <w:rtl/>
          </w:rPr>
          <w:t xml:space="preserve"> </w:t>
        </w:r>
        <w:r w:rsidRPr="005706DF">
          <w:rPr>
            <w:rFonts w:cs="B Nazanin" w:hint="cs"/>
            <w:rtl/>
          </w:rPr>
          <w:t>شود</w:t>
        </w:r>
        <w:r w:rsidRPr="005706DF">
          <w:rPr>
            <w:rFonts w:cs="B Nazanin"/>
            <w:rtl/>
          </w:rPr>
          <w:t xml:space="preserve"> </w:t>
        </w:r>
        <w:r w:rsidRPr="005706DF">
          <w:rPr>
            <w:rFonts w:cs="B Nazanin" w:hint="cs"/>
            <w:rtl/>
          </w:rPr>
          <w:t>که</w:t>
        </w:r>
        <w:r w:rsidRPr="005706DF">
          <w:rPr>
            <w:rFonts w:ascii="Cambria" w:hAnsi="Cambria" w:cs="Cambria" w:hint="cs"/>
            <w:rtl/>
          </w:rPr>
          <w:t> </w:t>
        </w:r>
        <w:r w:rsidRPr="005706DF">
          <w:rPr>
            <w:rFonts w:cs="B Nazanin"/>
            <w:rtl/>
          </w:rPr>
          <w:t>اتوریته کنترلی</w:t>
        </w:r>
        <w:r w:rsidRPr="005706DF">
          <w:rPr>
            <w:rFonts w:cs="B Nazanin"/>
            <w:lang w:bidi="fa-IR"/>
          </w:rPr>
          <w:t xml:space="preserve"> (Control Authority) </w:t>
        </w:r>
        <w:r w:rsidRPr="005706DF">
          <w:rPr>
            <w:rFonts w:cs="B Nazanin"/>
            <w:rtl/>
          </w:rPr>
          <w:t>در هر دو جهت (افزایش و کاهش دبی) فراهم گردد</w:t>
        </w:r>
        <w:r w:rsidRPr="005706DF">
          <w:rPr>
            <w:rFonts w:cs="B Nazanin"/>
            <w:lang w:bidi="fa-IR"/>
          </w:rPr>
          <w:t>.</w:t>
        </w:r>
      </w:ins>
    </w:p>
    <w:p w14:paraId="4A2ED9EA" w14:textId="53856F20" w:rsidR="00A6087B" w:rsidRPr="005C461B" w:rsidRDefault="00A6087B" w:rsidP="00831D28">
      <w:pPr>
        <w:pStyle w:val="Heading2"/>
        <w:bidi/>
        <w:rPr>
          <w:ins w:id="1322" w:author="mamad" w:date="2026-02-13T00:23:00Z"/>
          <w:lang w:bidi="fa-IR"/>
        </w:rPr>
      </w:pPr>
      <w:ins w:id="1323" w:author="mamad" w:date="2026-02-13T00:23:00Z">
        <w:r w:rsidRPr="005C461B">
          <w:rPr>
            <w:lang w:bidi="fa-IR"/>
          </w:rPr>
          <w:t> </w:t>
        </w:r>
        <w:bookmarkStart w:id="1324" w:name="_Toc221808050"/>
        <w:r w:rsidRPr="005C461B">
          <w:rPr>
            <w:rtl/>
          </w:rPr>
          <w:t>به‌کارگیری</w:t>
        </w:r>
        <w:r w:rsidRPr="005C461B">
          <w:rPr>
            <w:rFonts w:ascii="Cambria" w:hAnsi="Cambria" w:cs="Cambria" w:hint="cs"/>
            <w:rtl/>
          </w:rPr>
          <w:t> </w:t>
        </w:r>
        <w:r w:rsidRPr="005C461B">
          <w:rPr>
            <w:rtl/>
          </w:rPr>
          <w:t>عملگر دوطرفه</w:t>
        </w:r>
        <w:r w:rsidRPr="005C461B">
          <w:rPr>
            <w:lang w:bidi="fa-IR"/>
          </w:rPr>
          <w:t xml:space="preserve"> (Bi-directional Actuator) </w:t>
        </w:r>
        <w:r w:rsidRPr="005C461B">
          <w:rPr>
            <w:rtl/>
          </w:rPr>
          <w:t>یا</w:t>
        </w:r>
        <w:r w:rsidRPr="005C461B">
          <w:rPr>
            <w:rFonts w:ascii="Cambria" w:hAnsi="Cambria" w:cs="Cambria" w:hint="cs"/>
            <w:rtl/>
          </w:rPr>
          <w:t> </w:t>
        </w:r>
        <w:r w:rsidRPr="005C461B">
          <w:rPr>
            <w:rtl/>
          </w:rPr>
          <w:t>پمپ فعال تخلیه</w:t>
        </w:r>
        <w:r w:rsidRPr="005C461B">
          <w:rPr>
            <w:lang w:bidi="fa-IR"/>
          </w:rPr>
          <w:t>.</w:t>
        </w:r>
        <w:bookmarkEnd w:id="1324"/>
      </w:ins>
    </w:p>
    <w:p w14:paraId="5323C6F4" w14:textId="77777777" w:rsidR="00A6087B" w:rsidRPr="005706DF" w:rsidRDefault="00A6087B" w:rsidP="00A6087B">
      <w:pPr>
        <w:bidi/>
        <w:rPr>
          <w:ins w:id="1325" w:author="mamad" w:date="2026-02-13T00:23:00Z"/>
          <w:rFonts w:cs="B Nazanin"/>
          <w:lang w:bidi="fa-IR"/>
        </w:rPr>
      </w:pPr>
      <w:ins w:id="1326" w:author="mamad" w:date="2026-02-13T00:23:00Z">
        <w:r w:rsidRPr="005706DF">
          <w:rPr>
            <w:rFonts w:cs="B Nazanin"/>
            <w:rtl/>
          </w:rPr>
          <w:t>به جای تخلیه غیرفعال مبتنی بر نیروی گرانش، از یک</w:t>
        </w:r>
        <w:r w:rsidRPr="005706DF">
          <w:rPr>
            <w:rFonts w:ascii="Cambria" w:hAnsi="Cambria" w:cs="Cambria" w:hint="cs"/>
            <w:rtl/>
          </w:rPr>
          <w:t> </w:t>
        </w:r>
        <w:r w:rsidRPr="005706DF">
          <w:rPr>
            <w:rFonts w:cs="B Nazanin"/>
            <w:rtl/>
          </w:rPr>
          <w:t>پمپ برگشت‌پذیر</w:t>
        </w:r>
        <w:r w:rsidRPr="005706DF">
          <w:rPr>
            <w:rFonts w:cs="B Nazanin"/>
            <w:lang w:bidi="fa-IR"/>
          </w:rPr>
          <w:t xml:space="preserve"> (Reversible Pump) </w:t>
        </w:r>
        <w:r w:rsidRPr="005706DF">
          <w:rPr>
            <w:rFonts w:cs="B Nazanin"/>
            <w:rtl/>
          </w:rPr>
          <w:t>در مسیر خروجی استفاده شود. این ساختار اجازه می‌دهد ورودی کنترلی مقادیر منفی نیز بپذیرد</w:t>
        </w:r>
        <w:r w:rsidRPr="005706DF">
          <w:rPr>
            <w:rFonts w:cs="B Nazanin"/>
            <w:lang w:bidi="fa-IR"/>
          </w:rPr>
          <w:t>:</w:t>
        </w:r>
      </w:ins>
    </w:p>
    <w:p w14:paraId="1E945EA1" w14:textId="136A014A" w:rsidR="00A6087B" w:rsidRPr="00307ED9" w:rsidRDefault="00A6087B" w:rsidP="00A6087B">
      <w:pPr>
        <w:bidi/>
        <w:rPr>
          <w:ins w:id="1327" w:author="mamad" w:date="2026-02-13T00:23:00Z"/>
          <w:rFonts w:cs="B Nazanin"/>
          <w:sz w:val="28"/>
          <w:szCs w:val="28"/>
          <w:lang w:bidi="fa-IR"/>
        </w:rPr>
      </w:pPr>
      <m:oMathPara>
        <m:oMath>
          <m:r>
            <w:ins w:id="1328" w:author="mamad" w:date="2026-02-13T00:23:00Z">
              <w:rPr>
                <w:rFonts w:ascii="Cambria Math" w:hAnsi="Cambria Math" w:cs="B Nazanin"/>
                <w:sz w:val="28"/>
                <w:szCs w:val="28"/>
                <w:lang w:bidi="fa-IR"/>
              </w:rPr>
              <m:t>-1≤u(t)≤1</m:t>
            </w:ins>
          </m:r>
        </m:oMath>
      </m:oMathPara>
    </w:p>
    <w:p w14:paraId="06533BE7" w14:textId="236D7885" w:rsidR="008F6E83" w:rsidRDefault="008F6E83" w:rsidP="008F6E83">
      <w:pPr>
        <w:bidi/>
        <w:rPr>
          <w:rFonts w:cs="B Nazanin"/>
          <w:b/>
          <w:bCs/>
          <w:rtl/>
        </w:rPr>
      </w:pPr>
    </w:p>
    <w:p w14:paraId="3CFF04C1" w14:textId="044FD962" w:rsidR="00A6087B" w:rsidRPr="00831D28" w:rsidRDefault="00A6087B" w:rsidP="008F6E83">
      <w:pPr>
        <w:bidi/>
        <w:rPr>
          <w:ins w:id="1329" w:author="mamad" w:date="2026-02-13T00:23:00Z"/>
          <w:rFonts w:cs="B Nazanin"/>
          <w:lang w:bidi="fa-IR"/>
        </w:rPr>
      </w:pPr>
      <w:ins w:id="1330" w:author="mamad" w:date="2026-02-13T00:23:00Z">
        <w:r w:rsidRPr="00831D28">
          <w:rPr>
            <w:rFonts w:cs="B Nazanin"/>
            <w:b/>
            <w:bCs/>
            <w:rtl/>
          </w:rPr>
          <w:lastRenderedPageBreak/>
          <w:t>تحلیل مهندسی</w:t>
        </w:r>
        <w:r w:rsidRPr="00831D28">
          <w:rPr>
            <w:rFonts w:cs="B Nazanin"/>
            <w:b/>
            <w:bCs/>
            <w:lang w:bidi="fa-IR"/>
          </w:rPr>
          <w:t>:</w:t>
        </w:r>
      </w:ins>
    </w:p>
    <w:p w14:paraId="1FE9E77D" w14:textId="614B8C5C" w:rsidR="00A6087B" w:rsidRPr="005706DF" w:rsidRDefault="00A6087B" w:rsidP="005C461B">
      <w:pPr>
        <w:bidi/>
        <w:rPr>
          <w:ins w:id="1331" w:author="mamad" w:date="2026-02-13T00:23:00Z"/>
          <w:rFonts w:cs="B Nazanin"/>
          <w:lang w:bidi="fa-IR"/>
        </w:rPr>
      </w:pPr>
      <w:ins w:id="1332" w:author="mamad" w:date="2026-02-13T00:23:00Z">
        <w:r w:rsidRPr="005706DF">
          <w:rPr>
            <w:rFonts w:cs="B Nazanin"/>
            <w:rtl/>
          </w:rPr>
          <w:t>با این تغییر ساختاری</w:t>
        </w:r>
      </w:ins>
      <w:r w:rsidR="005C461B" w:rsidRPr="005706DF">
        <w:rPr>
          <w:rFonts w:cs="B Nazanin" w:hint="cs"/>
          <w:rtl/>
        </w:rPr>
        <w:t xml:space="preserve"> </w:t>
      </w:r>
      <w:ins w:id="1333" w:author="mamad" w:date="2026-02-13T00:23:00Z">
        <w:r w:rsidRPr="005706DF">
          <w:rPr>
            <w:rFonts w:cs="B Nazanin"/>
            <w:rtl/>
          </w:rPr>
          <w:t>سیستم در</w:t>
        </w:r>
        <w:r w:rsidRPr="005706DF">
          <w:rPr>
            <w:rFonts w:ascii="Cambria" w:hAnsi="Cambria" w:cs="Cambria" w:hint="cs"/>
            <w:rtl/>
          </w:rPr>
          <w:t> </w:t>
        </w:r>
        <w:r w:rsidRPr="005706DF">
          <w:rPr>
            <w:rFonts w:cs="B Nazanin"/>
            <w:rtl/>
          </w:rPr>
          <w:t>فاز تخلیه نیز در حلقه‌بسته</w:t>
        </w:r>
        <w:r w:rsidRPr="005706DF">
          <w:rPr>
            <w:rFonts w:ascii="Cambria" w:hAnsi="Cambria" w:cs="Cambria" w:hint="cs"/>
            <w:rtl/>
          </w:rPr>
          <w:t> </w:t>
        </w:r>
        <w:r w:rsidRPr="005706DF">
          <w:rPr>
            <w:rFonts w:cs="B Nazanin" w:hint="cs"/>
            <w:rtl/>
          </w:rPr>
          <w:t>باقی</w:t>
        </w:r>
        <w:r w:rsidRPr="005706DF">
          <w:rPr>
            <w:rFonts w:cs="B Nazanin"/>
            <w:rtl/>
          </w:rPr>
          <w:t xml:space="preserve"> </w:t>
        </w:r>
        <w:r w:rsidRPr="005706DF">
          <w:rPr>
            <w:rFonts w:cs="B Nazanin" w:hint="cs"/>
            <w:rtl/>
          </w:rPr>
          <w:t>می‌ماند</w:t>
        </w:r>
        <w:r w:rsidRPr="005706DF">
          <w:rPr>
            <w:rFonts w:cs="B Nazanin"/>
            <w:lang w:bidi="fa-IR"/>
          </w:rPr>
          <w:t>.</w:t>
        </w:r>
      </w:ins>
      <w:r w:rsidR="005C461B" w:rsidRPr="005706DF">
        <w:rPr>
          <w:rFonts w:cs="B Nazanin" w:hint="cs"/>
          <w:rtl/>
          <w:lang w:bidi="fa-IR"/>
        </w:rPr>
        <w:t xml:space="preserve"> </w:t>
      </w:r>
      <w:ins w:id="1334" w:author="mamad" w:date="2026-02-13T00:23:00Z">
        <w:r w:rsidRPr="005706DF">
          <w:rPr>
            <w:rFonts w:cs="B Nazanin"/>
            <w:rtl/>
          </w:rPr>
          <w:t>کنترل‌کننده می‌تواند با اعمال</w:t>
        </w:r>
        <w:r w:rsidRPr="005706DF">
          <w:rPr>
            <w:rFonts w:ascii="Cambria" w:hAnsi="Cambria" w:cs="Cambria" w:hint="cs"/>
            <w:rtl/>
          </w:rPr>
          <w:t> </w:t>
        </w:r>
      </w:ins>
      <m:oMath>
        <m:r>
          <w:ins w:id="1335" w:author="mamad" w:date="2026-02-13T00:23:00Z">
            <w:rPr>
              <w:rFonts w:ascii="Cambria Math" w:hAnsi="Cambria Math" w:cs="B Nazanin"/>
              <w:lang w:bidi="fa-IR"/>
            </w:rPr>
            <m:t>u&lt;0</m:t>
          </w:ins>
        </m:r>
      </m:oMath>
      <w:ins w:id="1336" w:author="mamad" w:date="2026-02-13T00:23:00Z">
        <w:r w:rsidRPr="005706DF">
          <w:rPr>
            <w:rFonts w:cs="B Nazanin"/>
            <w:lang w:bidi="fa-IR"/>
          </w:rPr>
          <w:t> </w:t>
        </w:r>
        <w:r w:rsidRPr="005706DF">
          <w:rPr>
            <w:rFonts w:cs="B Nazanin"/>
            <w:rtl/>
          </w:rPr>
          <w:t>(مکش فعال)، بر دینامیک کندِ طبیعی غلبه کند</w:t>
        </w:r>
        <w:r w:rsidRPr="005706DF">
          <w:rPr>
            <w:rFonts w:cs="B Nazanin"/>
            <w:lang w:bidi="fa-IR"/>
          </w:rPr>
          <w:t>.</w:t>
        </w:r>
      </w:ins>
      <w:r w:rsidR="005C461B" w:rsidRPr="005706DF">
        <w:rPr>
          <w:rFonts w:cs="B Nazanin" w:hint="cs"/>
          <w:rtl/>
          <w:lang w:bidi="fa-IR"/>
        </w:rPr>
        <w:t xml:space="preserve"> </w:t>
      </w:r>
      <w:ins w:id="1337" w:author="mamad" w:date="2026-02-13T00:23:00Z">
        <w:r w:rsidRPr="005706DF">
          <w:rPr>
            <w:rFonts w:cs="B Nazanin"/>
            <w:rtl/>
          </w:rPr>
          <w:t>قطب‌های حلقه‌بسته در هر دو فاز پر شدن و خالی شدن، قابلیت جابه‌جایی به موقعیت مطلوب</w:t>
        </w:r>
        <w:r w:rsidRPr="005706DF">
          <w:rPr>
            <w:rFonts w:cs="B Nazanin"/>
            <w:lang w:bidi="fa-IR"/>
          </w:rPr>
          <w:t xml:space="preserve"> </w:t>
        </w:r>
      </w:ins>
      <m:oMath>
        <m:sSub>
          <m:sSubPr>
            <m:ctrlPr>
              <w:ins w:id="1338" w:author="mamad" w:date="2026-02-13T00:23:00Z">
                <w:rPr>
                  <w:rFonts w:ascii="Cambria Math" w:hAnsi="Cambria Math" w:cs="B Nazanin"/>
                  <w:lang w:bidi="fa-IR"/>
                </w:rPr>
              </w:ins>
            </m:ctrlPr>
          </m:sSubPr>
          <m:e>
            <m:r>
              <w:ins w:id="1339" w:author="mamad" w:date="2026-02-13T00:23:00Z">
                <w:rPr>
                  <w:rFonts w:ascii="Cambria Math" w:hAnsi="Cambria Math" w:cs="B Nazanin"/>
                  <w:lang w:bidi="fa-IR"/>
                </w:rPr>
                <m:t>τ</m:t>
              </w:ins>
            </m:r>
          </m:e>
          <m:sub>
            <m:r>
              <w:ins w:id="1340" w:author="mamad" w:date="2026-02-13T00:23:00Z">
                <w:rPr>
                  <w:rFonts w:ascii="Cambria Math" w:hAnsi="Cambria Math" w:cs="B Nazanin"/>
                  <w:lang w:bidi="fa-IR"/>
                </w:rPr>
                <m:t>cl</m:t>
              </w:ins>
            </m:r>
          </m:sub>
        </m:sSub>
        <m:r>
          <w:ins w:id="1341" w:author="mamad" w:date="2026-02-13T00:23:00Z">
            <w:rPr>
              <w:rFonts w:ascii="Cambria Math" w:hAnsi="Cambria Math" w:cs="B Nazanin"/>
              <w:lang w:bidi="fa-IR"/>
            </w:rPr>
            <m:t>=1</m:t>
          </w:ins>
        </m:r>
      </m:oMath>
      <w:ins w:id="1342" w:author="mamad" w:date="2026-02-13T00:23:00Z">
        <w:r w:rsidRPr="005706DF">
          <w:rPr>
            <w:rFonts w:cs="B Nazanin"/>
            <w:lang w:bidi="fa-IR"/>
          </w:rPr>
          <w:t> </w:t>
        </w:r>
        <w:r w:rsidRPr="005706DF">
          <w:rPr>
            <w:rFonts w:cs="B Nazanin"/>
            <w:rtl/>
          </w:rPr>
          <w:t>ثانیه را خواهند داشت</w:t>
        </w:r>
        <w:r w:rsidRPr="005706DF">
          <w:rPr>
            <w:rFonts w:cs="B Nazanin"/>
            <w:lang w:bidi="fa-IR"/>
          </w:rPr>
          <w:t>.</w:t>
        </w:r>
      </w:ins>
    </w:p>
    <w:p w14:paraId="59F642AD" w14:textId="162B93A4" w:rsidR="00A6087B" w:rsidRDefault="00E47458" w:rsidP="00E47458">
      <w:pPr>
        <w:bidi/>
        <w:rPr>
          <w:rFonts w:cs="B Nazanin"/>
          <w:sz w:val="28"/>
          <w:szCs w:val="28"/>
          <w:rtl/>
          <w:lang w:bidi="fa-IR"/>
        </w:rPr>
      </w:pPr>
      <w:r>
        <w:rPr>
          <w:rFonts w:cs="B Nazanin"/>
          <w:sz w:val="28"/>
          <w:szCs w:val="28"/>
          <w:lang w:bidi="fa-IR"/>
        </w:rPr>
        <w:t xml:space="preserve"> </w:t>
      </w:r>
      <w:r>
        <w:rPr>
          <w:rFonts w:cs="B Nazanin" w:hint="cs"/>
          <w:sz w:val="28"/>
          <w:szCs w:val="28"/>
          <w:rtl/>
          <w:lang w:bidi="fa-IR"/>
        </w:rPr>
        <w:t xml:space="preserve">در آخر : </w:t>
      </w:r>
    </w:p>
    <w:p w14:paraId="422E91C2" w14:textId="644BF4BF" w:rsidR="00E47458" w:rsidRDefault="00E47458" w:rsidP="00E47458">
      <w:pPr>
        <w:bidi/>
        <w:rPr>
          <w:rFonts w:cs="B Nazanin"/>
          <w:sz w:val="28"/>
          <w:szCs w:val="28"/>
          <w:rtl/>
          <w:lang w:bidi="fa-IR"/>
        </w:rPr>
      </w:pPr>
      <w:r>
        <w:rPr>
          <w:rFonts w:cs="B Nazanin" w:hint="cs"/>
          <w:sz w:val="28"/>
          <w:szCs w:val="28"/>
          <w:rtl/>
          <w:lang w:bidi="fa-IR"/>
        </w:rPr>
        <w:t xml:space="preserve">شماتیک تانکر و گرافیکی تانکر رو با استفاده از پایتون انجام دادیم که رفتار سیستم رو نشون میده و همچنین یه شیر خروجی با قدرت بالا داره که نشون میده در صورت خالی شدن با حداکثر قدرت خروجی کنترل انجام میشه و </w:t>
      </w:r>
      <w:r w:rsidR="006D4D06">
        <w:rPr>
          <w:rFonts w:cs="B Nazanin" w:hint="cs"/>
          <w:sz w:val="28"/>
          <w:szCs w:val="28"/>
          <w:rtl/>
          <w:lang w:bidi="fa-IR"/>
        </w:rPr>
        <w:t xml:space="preserve">وقتی برداش تآب تمام میشود تانکر با مقدار استیبل خود میل میکند : </w:t>
      </w:r>
    </w:p>
    <w:p w14:paraId="056F0BDC" w14:textId="7F1416A8" w:rsidR="006D4D06" w:rsidRPr="00307ED9" w:rsidRDefault="006D4D06" w:rsidP="006D4D06">
      <w:pPr>
        <w:bidi/>
        <w:rPr>
          <w:rFonts w:cs="B Nazanin"/>
          <w:sz w:val="28"/>
          <w:szCs w:val="28"/>
          <w:rtl/>
          <w:lang w:bidi="fa-IR"/>
          <w:rPrChange w:id="1343" w:author="mamad" w:date="2026-02-13T00:23:00Z">
            <w:rPr>
              <w:rtl/>
              <w:lang w:bidi="fa-IR"/>
            </w:rPr>
          </w:rPrChange>
        </w:rPr>
      </w:pPr>
      <w:r>
        <w:rPr>
          <w:noProof/>
        </w:rPr>
        <w:drawing>
          <wp:inline distT="0" distB="0" distL="0" distR="0" wp14:anchorId="40B62577" wp14:editId="2450CDBA">
            <wp:extent cx="5943600" cy="4189730"/>
            <wp:effectExtent l="0" t="0" r="0" b="1270"/>
            <wp:docPr id="100414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48161" name=""/>
                    <pic:cNvPicPr/>
                  </pic:nvPicPr>
                  <pic:blipFill>
                    <a:blip r:embed="rId32"/>
                    <a:stretch>
                      <a:fillRect/>
                    </a:stretch>
                  </pic:blipFill>
                  <pic:spPr>
                    <a:xfrm>
                      <a:off x="0" y="0"/>
                      <a:ext cx="5943600" cy="4189730"/>
                    </a:xfrm>
                    <a:prstGeom prst="rect">
                      <a:avLst/>
                    </a:prstGeom>
                  </pic:spPr>
                </pic:pic>
              </a:graphicData>
            </a:graphic>
          </wp:inline>
        </w:drawing>
      </w:r>
    </w:p>
    <w:sectPr w:rsidR="006D4D06" w:rsidRPr="00307ED9">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A302B" w14:textId="77777777" w:rsidR="00C25F91" w:rsidRDefault="00C25F91" w:rsidP="002A0684">
      <w:pPr>
        <w:spacing w:after="0" w:line="240" w:lineRule="auto"/>
      </w:pPr>
      <w:r>
        <w:separator/>
      </w:r>
    </w:p>
  </w:endnote>
  <w:endnote w:type="continuationSeparator" w:id="0">
    <w:p w14:paraId="06B96E82" w14:textId="77777777" w:rsidR="00C25F91" w:rsidRDefault="00C25F91" w:rsidP="002A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639146"/>
      <w:docPartObj>
        <w:docPartGallery w:val="Page Numbers (Bottom of Page)"/>
        <w:docPartUnique/>
      </w:docPartObj>
    </w:sdtPr>
    <w:sdtEndPr>
      <w:rPr>
        <w:noProof/>
      </w:rPr>
    </w:sdtEndPr>
    <w:sdtContent>
      <w:p w14:paraId="30E93494" w14:textId="3CFB5762" w:rsidR="00765A29" w:rsidRDefault="00765A29">
        <w:pPr>
          <w:pStyle w:val="Footer"/>
          <w:jc w:val="center"/>
        </w:pPr>
        <w:r>
          <w:fldChar w:fldCharType="begin"/>
        </w:r>
        <w:r>
          <w:instrText xml:space="preserve"> PAGE   \* MERGEFORMAT </w:instrText>
        </w:r>
        <w:r>
          <w:fldChar w:fldCharType="separate"/>
        </w:r>
        <w:r w:rsidR="008C36BF">
          <w:rPr>
            <w:noProof/>
          </w:rPr>
          <w:t>4</w:t>
        </w:r>
        <w:r>
          <w:rPr>
            <w:noProof/>
          </w:rPr>
          <w:fldChar w:fldCharType="end"/>
        </w:r>
      </w:p>
    </w:sdtContent>
  </w:sdt>
  <w:p w14:paraId="4127F346" w14:textId="77777777" w:rsidR="00765A29" w:rsidRDefault="00765A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0E013" w14:textId="77777777" w:rsidR="00C25F91" w:rsidRDefault="00C25F91" w:rsidP="002A0684">
      <w:pPr>
        <w:spacing w:after="0" w:line="240" w:lineRule="auto"/>
      </w:pPr>
      <w:r>
        <w:separator/>
      </w:r>
    </w:p>
  </w:footnote>
  <w:footnote w:type="continuationSeparator" w:id="0">
    <w:p w14:paraId="27D464BC" w14:textId="77777777" w:rsidR="00C25F91" w:rsidRDefault="00C25F91" w:rsidP="002A0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65"/>
    <w:multiLevelType w:val="multilevel"/>
    <w:tmpl w:val="5978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B2001"/>
    <w:multiLevelType w:val="multilevel"/>
    <w:tmpl w:val="EA12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0D0C"/>
    <w:multiLevelType w:val="multilevel"/>
    <w:tmpl w:val="664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93DF9"/>
    <w:multiLevelType w:val="multilevel"/>
    <w:tmpl w:val="783C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B3694"/>
    <w:multiLevelType w:val="multilevel"/>
    <w:tmpl w:val="113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3367D"/>
    <w:multiLevelType w:val="multilevel"/>
    <w:tmpl w:val="38B2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97A52"/>
    <w:multiLevelType w:val="multilevel"/>
    <w:tmpl w:val="DFD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B0A9C"/>
    <w:multiLevelType w:val="multilevel"/>
    <w:tmpl w:val="6B8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42C4A"/>
    <w:multiLevelType w:val="multilevel"/>
    <w:tmpl w:val="A5BA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9587F"/>
    <w:multiLevelType w:val="multilevel"/>
    <w:tmpl w:val="710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C0984"/>
    <w:multiLevelType w:val="multilevel"/>
    <w:tmpl w:val="67F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2264B"/>
    <w:multiLevelType w:val="multilevel"/>
    <w:tmpl w:val="7F5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9534E"/>
    <w:multiLevelType w:val="multilevel"/>
    <w:tmpl w:val="565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66D6B"/>
    <w:multiLevelType w:val="multilevel"/>
    <w:tmpl w:val="D2C0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46E70"/>
    <w:multiLevelType w:val="multilevel"/>
    <w:tmpl w:val="FB58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F3DD3"/>
    <w:multiLevelType w:val="multilevel"/>
    <w:tmpl w:val="192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F1402"/>
    <w:multiLevelType w:val="multilevel"/>
    <w:tmpl w:val="92B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82B6D"/>
    <w:multiLevelType w:val="multilevel"/>
    <w:tmpl w:val="57E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00F3B"/>
    <w:multiLevelType w:val="multilevel"/>
    <w:tmpl w:val="0AA4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72C96"/>
    <w:multiLevelType w:val="multilevel"/>
    <w:tmpl w:val="4D6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876B3"/>
    <w:multiLevelType w:val="multilevel"/>
    <w:tmpl w:val="96C8F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E405F"/>
    <w:multiLevelType w:val="multilevel"/>
    <w:tmpl w:val="78B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0469B"/>
    <w:multiLevelType w:val="multilevel"/>
    <w:tmpl w:val="E8C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151273">
    <w:abstractNumId w:val="13"/>
  </w:num>
  <w:num w:numId="2" w16cid:durableId="2133014332">
    <w:abstractNumId w:val="5"/>
  </w:num>
  <w:num w:numId="3" w16cid:durableId="434059190">
    <w:abstractNumId w:val="19"/>
  </w:num>
  <w:num w:numId="4" w16cid:durableId="1962954189">
    <w:abstractNumId w:val="7"/>
  </w:num>
  <w:num w:numId="5" w16cid:durableId="1327855188">
    <w:abstractNumId w:val="17"/>
  </w:num>
  <w:num w:numId="6" w16cid:durableId="495418085">
    <w:abstractNumId w:val="6"/>
  </w:num>
  <w:num w:numId="7" w16cid:durableId="1019703440">
    <w:abstractNumId w:val="8"/>
  </w:num>
  <w:num w:numId="8" w16cid:durableId="1359890676">
    <w:abstractNumId w:val="15"/>
  </w:num>
  <w:num w:numId="9" w16cid:durableId="1112937269">
    <w:abstractNumId w:val="10"/>
  </w:num>
  <w:num w:numId="10" w16cid:durableId="1110977066">
    <w:abstractNumId w:val="22"/>
  </w:num>
  <w:num w:numId="11" w16cid:durableId="1038747682">
    <w:abstractNumId w:val="9"/>
  </w:num>
  <w:num w:numId="12" w16cid:durableId="2126192608">
    <w:abstractNumId w:val="18"/>
  </w:num>
  <w:num w:numId="13" w16cid:durableId="1678193942">
    <w:abstractNumId w:val="14"/>
  </w:num>
  <w:num w:numId="14" w16cid:durableId="632831692">
    <w:abstractNumId w:val="16"/>
  </w:num>
  <w:num w:numId="15" w16cid:durableId="941381318">
    <w:abstractNumId w:val="3"/>
  </w:num>
  <w:num w:numId="16" w16cid:durableId="165479030">
    <w:abstractNumId w:val="11"/>
  </w:num>
  <w:num w:numId="17" w16cid:durableId="1078745320">
    <w:abstractNumId w:val="4"/>
  </w:num>
  <w:num w:numId="18" w16cid:durableId="249043520">
    <w:abstractNumId w:val="21"/>
  </w:num>
  <w:num w:numId="19" w16cid:durableId="326136929">
    <w:abstractNumId w:val="20"/>
  </w:num>
  <w:num w:numId="20" w16cid:durableId="761216877">
    <w:abstractNumId w:val="2"/>
  </w:num>
  <w:num w:numId="21" w16cid:durableId="670328446">
    <w:abstractNumId w:val="0"/>
  </w:num>
  <w:num w:numId="22" w16cid:durableId="2091267572">
    <w:abstractNumId w:val="1"/>
  </w:num>
  <w:num w:numId="23" w16cid:durableId="128472897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mad">
    <w15:presenceInfo w15:providerId="None" w15:userId="mam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25C"/>
    <w:rsid w:val="000038C3"/>
    <w:rsid w:val="000174FC"/>
    <w:rsid w:val="000646D8"/>
    <w:rsid w:val="00070883"/>
    <w:rsid w:val="00077142"/>
    <w:rsid w:val="00091B3A"/>
    <w:rsid w:val="0009473F"/>
    <w:rsid w:val="000D6C9C"/>
    <w:rsid w:val="000E4412"/>
    <w:rsid w:val="00116308"/>
    <w:rsid w:val="001230D1"/>
    <w:rsid w:val="0013160A"/>
    <w:rsid w:val="00173110"/>
    <w:rsid w:val="001A3888"/>
    <w:rsid w:val="001C2212"/>
    <w:rsid w:val="001C7CCF"/>
    <w:rsid w:val="001D0266"/>
    <w:rsid w:val="001D330D"/>
    <w:rsid w:val="00237DE4"/>
    <w:rsid w:val="0028138A"/>
    <w:rsid w:val="002A0684"/>
    <w:rsid w:val="002E1DDD"/>
    <w:rsid w:val="00307ED9"/>
    <w:rsid w:val="00314A34"/>
    <w:rsid w:val="00337793"/>
    <w:rsid w:val="003F0B71"/>
    <w:rsid w:val="004668A0"/>
    <w:rsid w:val="00497B58"/>
    <w:rsid w:val="00533E61"/>
    <w:rsid w:val="005428C1"/>
    <w:rsid w:val="005706DF"/>
    <w:rsid w:val="00571978"/>
    <w:rsid w:val="0058043B"/>
    <w:rsid w:val="005C461B"/>
    <w:rsid w:val="005E50DF"/>
    <w:rsid w:val="005F0734"/>
    <w:rsid w:val="005F14FA"/>
    <w:rsid w:val="0065525C"/>
    <w:rsid w:val="00664562"/>
    <w:rsid w:val="00671CF8"/>
    <w:rsid w:val="006A0BB8"/>
    <w:rsid w:val="006C0B37"/>
    <w:rsid w:val="006D4D06"/>
    <w:rsid w:val="00765A29"/>
    <w:rsid w:val="00831D28"/>
    <w:rsid w:val="00887185"/>
    <w:rsid w:val="008C36BF"/>
    <w:rsid w:val="008C5779"/>
    <w:rsid w:val="008F6E83"/>
    <w:rsid w:val="0090687C"/>
    <w:rsid w:val="0091682E"/>
    <w:rsid w:val="00983449"/>
    <w:rsid w:val="009F572B"/>
    <w:rsid w:val="00A15A0F"/>
    <w:rsid w:val="00A33D09"/>
    <w:rsid w:val="00A525B5"/>
    <w:rsid w:val="00A6087B"/>
    <w:rsid w:val="00A61504"/>
    <w:rsid w:val="00A946BF"/>
    <w:rsid w:val="00AA5199"/>
    <w:rsid w:val="00AB334B"/>
    <w:rsid w:val="00AC0CBB"/>
    <w:rsid w:val="00B05D0D"/>
    <w:rsid w:val="00B31C37"/>
    <w:rsid w:val="00B37402"/>
    <w:rsid w:val="00B653B6"/>
    <w:rsid w:val="00BB2583"/>
    <w:rsid w:val="00BC1CFF"/>
    <w:rsid w:val="00C25F91"/>
    <w:rsid w:val="00D224FE"/>
    <w:rsid w:val="00D305CD"/>
    <w:rsid w:val="00DA2D07"/>
    <w:rsid w:val="00DA7279"/>
    <w:rsid w:val="00DF7442"/>
    <w:rsid w:val="00E22535"/>
    <w:rsid w:val="00E25633"/>
    <w:rsid w:val="00E47458"/>
    <w:rsid w:val="00E7539E"/>
    <w:rsid w:val="00F21477"/>
    <w:rsid w:val="00F22E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252AE"/>
  <w15:chartTrackingRefBased/>
  <w15:docId w15:val="{4D6FA4BB-91A3-42A4-8AF9-E30399A66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CF8"/>
  </w:style>
  <w:style w:type="paragraph" w:styleId="Heading1">
    <w:name w:val="heading 1"/>
    <w:basedOn w:val="Normal"/>
    <w:next w:val="Normal"/>
    <w:link w:val="Heading1Char"/>
    <w:uiPriority w:val="9"/>
    <w:qFormat/>
    <w:rsid w:val="00B31C37"/>
    <w:pPr>
      <w:keepNext/>
      <w:keepLines/>
      <w:spacing w:before="360" w:after="80"/>
      <w:outlineLvl w:val="0"/>
    </w:pPr>
    <w:rPr>
      <w:rFonts w:asciiTheme="majorBidi" w:eastAsiaTheme="majorEastAsia" w:hAnsiTheme="majorBidi" w:cs="B Nazanin"/>
      <w:b/>
      <w:bCs/>
      <w:color w:val="000000" w:themeColor="text1"/>
      <w:sz w:val="28"/>
      <w:szCs w:val="28"/>
    </w:rPr>
  </w:style>
  <w:style w:type="paragraph" w:styleId="Heading2">
    <w:name w:val="heading 2"/>
    <w:basedOn w:val="Normal"/>
    <w:next w:val="Normal"/>
    <w:link w:val="Heading2Char"/>
    <w:uiPriority w:val="9"/>
    <w:unhideWhenUsed/>
    <w:qFormat/>
    <w:rsid w:val="00B31C37"/>
    <w:pPr>
      <w:keepNext/>
      <w:keepLines/>
      <w:spacing w:before="160" w:after="80"/>
      <w:outlineLvl w:val="1"/>
    </w:pPr>
    <w:rPr>
      <w:rFonts w:asciiTheme="majorBidi" w:eastAsiaTheme="majorEastAsia" w:hAnsiTheme="majorBidi" w:cs="B Nazanin"/>
      <w:b/>
      <w:bCs/>
      <w:color w:val="000000" w:themeColor="text1"/>
    </w:rPr>
  </w:style>
  <w:style w:type="paragraph" w:styleId="Heading3">
    <w:name w:val="heading 3"/>
    <w:basedOn w:val="Normal"/>
    <w:next w:val="Normal"/>
    <w:link w:val="Heading3Char"/>
    <w:uiPriority w:val="9"/>
    <w:unhideWhenUsed/>
    <w:qFormat/>
    <w:rsid w:val="00B31C37"/>
    <w:pPr>
      <w:keepNext/>
      <w:keepLines/>
      <w:spacing w:before="160" w:after="80"/>
      <w:outlineLvl w:val="2"/>
    </w:pPr>
    <w:rPr>
      <w:rFonts w:asciiTheme="majorBidi" w:eastAsiaTheme="majorEastAsia" w:hAnsiTheme="majorBidi" w:cs="B Nazanin"/>
      <w:bCs/>
      <w:color w:val="000000" w:themeColor="text1"/>
    </w:rPr>
  </w:style>
  <w:style w:type="paragraph" w:styleId="Heading4">
    <w:name w:val="heading 4"/>
    <w:basedOn w:val="Normal"/>
    <w:next w:val="Normal"/>
    <w:link w:val="Heading4Char"/>
    <w:uiPriority w:val="9"/>
    <w:semiHidden/>
    <w:unhideWhenUsed/>
    <w:qFormat/>
    <w:rsid w:val="00671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C37"/>
    <w:rPr>
      <w:rFonts w:asciiTheme="majorBidi" w:eastAsiaTheme="majorEastAsia" w:hAnsiTheme="majorBidi" w:cs="B Nazanin"/>
      <w:b/>
      <w:bCs/>
      <w:color w:val="000000" w:themeColor="text1"/>
      <w:sz w:val="28"/>
      <w:szCs w:val="28"/>
    </w:rPr>
  </w:style>
  <w:style w:type="character" w:customStyle="1" w:styleId="Heading2Char">
    <w:name w:val="Heading 2 Char"/>
    <w:basedOn w:val="DefaultParagraphFont"/>
    <w:link w:val="Heading2"/>
    <w:uiPriority w:val="9"/>
    <w:rsid w:val="00B31C37"/>
    <w:rPr>
      <w:rFonts w:asciiTheme="majorBidi" w:eastAsiaTheme="majorEastAsia" w:hAnsiTheme="majorBidi" w:cs="B Nazanin"/>
      <w:b/>
      <w:bCs/>
      <w:color w:val="000000" w:themeColor="text1"/>
    </w:rPr>
  </w:style>
  <w:style w:type="character" w:customStyle="1" w:styleId="Heading3Char">
    <w:name w:val="Heading 3 Char"/>
    <w:basedOn w:val="DefaultParagraphFont"/>
    <w:link w:val="Heading3"/>
    <w:uiPriority w:val="9"/>
    <w:rsid w:val="00B31C37"/>
    <w:rPr>
      <w:rFonts w:asciiTheme="majorBidi" w:eastAsiaTheme="majorEastAsia" w:hAnsiTheme="majorBidi" w:cs="B Nazanin"/>
      <w:bCs/>
      <w:color w:val="000000" w:themeColor="text1"/>
    </w:rPr>
  </w:style>
  <w:style w:type="character" w:customStyle="1" w:styleId="Heading4Char">
    <w:name w:val="Heading 4 Char"/>
    <w:basedOn w:val="DefaultParagraphFont"/>
    <w:link w:val="Heading4"/>
    <w:uiPriority w:val="9"/>
    <w:semiHidden/>
    <w:rsid w:val="00671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CF8"/>
    <w:rPr>
      <w:rFonts w:eastAsiaTheme="majorEastAsia" w:cstheme="majorBidi"/>
      <w:color w:val="272727" w:themeColor="text1" w:themeTint="D8"/>
    </w:rPr>
  </w:style>
  <w:style w:type="paragraph" w:styleId="Title">
    <w:name w:val="Title"/>
    <w:basedOn w:val="Normal"/>
    <w:next w:val="Normal"/>
    <w:link w:val="TitleChar"/>
    <w:uiPriority w:val="10"/>
    <w:qFormat/>
    <w:rsid w:val="0067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CF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71CF8"/>
    <w:pPr>
      <w:ind w:left="720"/>
      <w:contextualSpacing/>
    </w:pPr>
  </w:style>
  <w:style w:type="paragraph" w:styleId="Quote">
    <w:name w:val="Quote"/>
    <w:basedOn w:val="Normal"/>
    <w:next w:val="Normal"/>
    <w:link w:val="QuoteChar"/>
    <w:uiPriority w:val="29"/>
    <w:qFormat/>
    <w:rsid w:val="00671CF8"/>
    <w:pPr>
      <w:spacing w:before="160"/>
      <w:jc w:val="center"/>
    </w:pPr>
    <w:rPr>
      <w:i/>
      <w:iCs/>
      <w:color w:val="404040" w:themeColor="text1" w:themeTint="BF"/>
    </w:rPr>
  </w:style>
  <w:style w:type="character" w:customStyle="1" w:styleId="QuoteChar">
    <w:name w:val="Quote Char"/>
    <w:basedOn w:val="DefaultParagraphFont"/>
    <w:link w:val="Quote"/>
    <w:uiPriority w:val="29"/>
    <w:rsid w:val="00671CF8"/>
    <w:rPr>
      <w:i/>
      <w:iCs/>
      <w:color w:val="404040" w:themeColor="text1" w:themeTint="BF"/>
    </w:rPr>
  </w:style>
  <w:style w:type="paragraph" w:styleId="IntenseQuote">
    <w:name w:val="Intense Quote"/>
    <w:basedOn w:val="Normal"/>
    <w:next w:val="Normal"/>
    <w:link w:val="IntenseQuoteChar"/>
    <w:uiPriority w:val="30"/>
    <w:qFormat/>
    <w:rsid w:val="00671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CF8"/>
    <w:rPr>
      <w:i/>
      <w:iCs/>
      <w:color w:val="2F5496" w:themeColor="accent1" w:themeShade="BF"/>
    </w:rPr>
  </w:style>
  <w:style w:type="character" w:styleId="IntenseEmphasis">
    <w:name w:val="Intense Emphasis"/>
    <w:basedOn w:val="DefaultParagraphFont"/>
    <w:uiPriority w:val="21"/>
    <w:qFormat/>
    <w:rsid w:val="00671CF8"/>
    <w:rPr>
      <w:i/>
      <w:iCs/>
      <w:color w:val="2F5496" w:themeColor="accent1" w:themeShade="BF"/>
    </w:rPr>
  </w:style>
  <w:style w:type="character" w:styleId="IntenseReference">
    <w:name w:val="Intense Reference"/>
    <w:basedOn w:val="DefaultParagraphFont"/>
    <w:uiPriority w:val="32"/>
    <w:qFormat/>
    <w:rsid w:val="00671CF8"/>
    <w:rPr>
      <w:b/>
      <w:bCs/>
      <w:smallCaps/>
      <w:color w:val="2F5496" w:themeColor="accent1" w:themeShade="BF"/>
      <w:spacing w:val="5"/>
    </w:rPr>
  </w:style>
  <w:style w:type="table" w:styleId="TableGrid">
    <w:name w:val="Table Grid"/>
    <w:basedOn w:val="TableNormal"/>
    <w:uiPriority w:val="39"/>
    <w:rsid w:val="00655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A3888"/>
    <w:pPr>
      <w:spacing w:after="0" w:line="240" w:lineRule="auto"/>
    </w:pPr>
  </w:style>
  <w:style w:type="paragraph" w:styleId="Header">
    <w:name w:val="header"/>
    <w:basedOn w:val="Normal"/>
    <w:link w:val="HeaderChar"/>
    <w:uiPriority w:val="99"/>
    <w:unhideWhenUsed/>
    <w:rsid w:val="002A0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684"/>
  </w:style>
  <w:style w:type="paragraph" w:styleId="Footer">
    <w:name w:val="footer"/>
    <w:basedOn w:val="Normal"/>
    <w:link w:val="FooterChar"/>
    <w:uiPriority w:val="99"/>
    <w:unhideWhenUsed/>
    <w:rsid w:val="002A0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684"/>
  </w:style>
  <w:style w:type="table" w:styleId="GridTable1Light-Accent1">
    <w:name w:val="Grid Table 1 Light Accent 1"/>
    <w:basedOn w:val="TableNormal"/>
    <w:uiPriority w:val="46"/>
    <w:rsid w:val="00BB258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466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8A0"/>
    <w:rPr>
      <w:rFonts w:ascii="Segoe UI" w:hAnsi="Segoe UI" w:cs="Segoe UI"/>
      <w:sz w:val="18"/>
      <w:szCs w:val="18"/>
    </w:rPr>
  </w:style>
  <w:style w:type="character" w:styleId="PlaceholderText">
    <w:name w:val="Placeholder Text"/>
    <w:basedOn w:val="DefaultParagraphFont"/>
    <w:uiPriority w:val="99"/>
    <w:semiHidden/>
    <w:rsid w:val="00A946BF"/>
    <w:rPr>
      <w:color w:val="808080"/>
    </w:rPr>
  </w:style>
  <w:style w:type="paragraph" w:styleId="TOCHeading">
    <w:name w:val="TOC Heading"/>
    <w:basedOn w:val="Heading1"/>
    <w:next w:val="Normal"/>
    <w:uiPriority w:val="39"/>
    <w:unhideWhenUsed/>
    <w:qFormat/>
    <w:rsid w:val="0090687C"/>
    <w:pPr>
      <w:spacing w:before="240" w:after="0" w:line="259" w:lineRule="auto"/>
      <w:outlineLvl w:val="9"/>
    </w:pPr>
    <w:rPr>
      <w:rFonts w:asciiTheme="majorHAnsi" w:hAnsiTheme="majorHAnsi" w:cstheme="majorBidi"/>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646D8"/>
    <w:pPr>
      <w:tabs>
        <w:tab w:val="right" w:leader="dot" w:pos="9350"/>
      </w:tabs>
      <w:bidi/>
      <w:spacing w:after="100"/>
    </w:pPr>
  </w:style>
  <w:style w:type="character" w:styleId="Hyperlink">
    <w:name w:val="Hyperlink"/>
    <w:basedOn w:val="DefaultParagraphFont"/>
    <w:uiPriority w:val="99"/>
    <w:unhideWhenUsed/>
    <w:rsid w:val="0090687C"/>
    <w:rPr>
      <w:color w:val="0563C1" w:themeColor="hyperlink"/>
      <w:u w:val="single"/>
    </w:rPr>
  </w:style>
  <w:style w:type="paragraph" w:styleId="TOC2">
    <w:name w:val="toc 2"/>
    <w:basedOn w:val="Normal"/>
    <w:next w:val="Normal"/>
    <w:autoRedefine/>
    <w:uiPriority w:val="39"/>
    <w:unhideWhenUsed/>
    <w:rsid w:val="00A15A0F"/>
    <w:pPr>
      <w:spacing w:after="100"/>
      <w:ind w:left="240"/>
    </w:pPr>
  </w:style>
  <w:style w:type="paragraph" w:styleId="TOC3">
    <w:name w:val="toc 3"/>
    <w:basedOn w:val="Normal"/>
    <w:next w:val="Normal"/>
    <w:autoRedefine/>
    <w:uiPriority w:val="39"/>
    <w:unhideWhenUsed/>
    <w:rsid w:val="00A15A0F"/>
    <w:pPr>
      <w:spacing w:after="100"/>
      <w:ind w:left="480"/>
    </w:pPr>
  </w:style>
  <w:style w:type="paragraph" w:styleId="TOC4">
    <w:name w:val="toc 4"/>
    <w:basedOn w:val="Normal"/>
    <w:next w:val="Normal"/>
    <w:autoRedefine/>
    <w:uiPriority w:val="39"/>
    <w:unhideWhenUsed/>
    <w:rsid w:val="000646D8"/>
    <w:pPr>
      <w:spacing w:after="100" w:line="259" w:lineRule="auto"/>
      <w:ind w:left="660"/>
    </w:pPr>
    <w:rPr>
      <w:rFonts w:eastAsiaTheme="minorEastAsia"/>
      <w:kern w:val="0"/>
      <w:sz w:val="22"/>
      <w:szCs w:val="22"/>
      <w14:ligatures w14:val="none"/>
    </w:rPr>
  </w:style>
  <w:style w:type="paragraph" w:styleId="TOC5">
    <w:name w:val="toc 5"/>
    <w:basedOn w:val="Normal"/>
    <w:next w:val="Normal"/>
    <w:autoRedefine/>
    <w:uiPriority w:val="39"/>
    <w:unhideWhenUsed/>
    <w:rsid w:val="000646D8"/>
    <w:pPr>
      <w:spacing w:after="100" w:line="259" w:lineRule="auto"/>
      <w:ind w:left="880"/>
    </w:pPr>
    <w:rPr>
      <w:rFonts w:eastAsiaTheme="minorEastAsia"/>
      <w:kern w:val="0"/>
      <w:sz w:val="22"/>
      <w:szCs w:val="22"/>
      <w14:ligatures w14:val="none"/>
    </w:rPr>
  </w:style>
  <w:style w:type="paragraph" w:styleId="TOC6">
    <w:name w:val="toc 6"/>
    <w:basedOn w:val="Normal"/>
    <w:next w:val="Normal"/>
    <w:autoRedefine/>
    <w:uiPriority w:val="39"/>
    <w:unhideWhenUsed/>
    <w:rsid w:val="000646D8"/>
    <w:pPr>
      <w:spacing w:after="100" w:line="259" w:lineRule="auto"/>
      <w:ind w:left="1100"/>
    </w:pPr>
    <w:rPr>
      <w:rFonts w:eastAsiaTheme="minorEastAsia"/>
      <w:kern w:val="0"/>
      <w:sz w:val="22"/>
      <w:szCs w:val="22"/>
      <w14:ligatures w14:val="none"/>
    </w:rPr>
  </w:style>
  <w:style w:type="paragraph" w:styleId="TOC7">
    <w:name w:val="toc 7"/>
    <w:basedOn w:val="Normal"/>
    <w:next w:val="Normal"/>
    <w:autoRedefine/>
    <w:uiPriority w:val="39"/>
    <w:unhideWhenUsed/>
    <w:rsid w:val="000646D8"/>
    <w:pPr>
      <w:spacing w:after="100" w:line="259" w:lineRule="auto"/>
      <w:ind w:left="1320"/>
    </w:pPr>
    <w:rPr>
      <w:rFonts w:eastAsiaTheme="minorEastAsia"/>
      <w:kern w:val="0"/>
      <w:sz w:val="22"/>
      <w:szCs w:val="22"/>
      <w14:ligatures w14:val="none"/>
    </w:rPr>
  </w:style>
  <w:style w:type="paragraph" w:styleId="TOC8">
    <w:name w:val="toc 8"/>
    <w:basedOn w:val="Normal"/>
    <w:next w:val="Normal"/>
    <w:autoRedefine/>
    <w:uiPriority w:val="39"/>
    <w:unhideWhenUsed/>
    <w:rsid w:val="000646D8"/>
    <w:pPr>
      <w:spacing w:after="100" w:line="259" w:lineRule="auto"/>
      <w:ind w:left="1540"/>
    </w:pPr>
    <w:rPr>
      <w:rFonts w:eastAsiaTheme="minorEastAsia"/>
      <w:kern w:val="0"/>
      <w:sz w:val="22"/>
      <w:szCs w:val="22"/>
      <w14:ligatures w14:val="none"/>
    </w:rPr>
  </w:style>
  <w:style w:type="paragraph" w:styleId="TOC9">
    <w:name w:val="toc 9"/>
    <w:basedOn w:val="Normal"/>
    <w:next w:val="Normal"/>
    <w:autoRedefine/>
    <w:uiPriority w:val="39"/>
    <w:unhideWhenUsed/>
    <w:rsid w:val="000646D8"/>
    <w:pPr>
      <w:spacing w:after="100" w:line="259" w:lineRule="auto"/>
      <w:ind w:left="1760"/>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28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9B7676-3368-438A-A759-094CDA915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38</Pages>
  <Words>5691</Words>
  <Characters>32443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dc:creator>
  <cp:keywords/>
  <dc:description/>
  <cp:lastModifiedBy>mamad</cp:lastModifiedBy>
  <cp:revision>5</cp:revision>
  <cp:lastPrinted>2026-02-14T17:19:00Z</cp:lastPrinted>
  <dcterms:created xsi:type="dcterms:W3CDTF">2026-02-14T14:33:00Z</dcterms:created>
  <dcterms:modified xsi:type="dcterms:W3CDTF">2026-02-14T17:27:00Z</dcterms:modified>
</cp:coreProperties>
</file>